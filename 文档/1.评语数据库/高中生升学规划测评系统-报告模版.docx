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0"/>
          <w:szCs w:val="30"/>
        </w:rPr>
      </w:pPr>
      <w:r>
        <w:rPr>
          <w:rFonts w:hint="eastAsia"/>
          <w:sz w:val="30"/>
          <w:szCs w:val="30"/>
        </w:rPr>
        <w:t>高中生升学规划测评</w:t>
      </w:r>
      <w:r>
        <w:rPr>
          <w:sz w:val="30"/>
          <w:szCs w:val="30"/>
        </w:rPr>
        <w:t>报告</w:t>
      </w:r>
    </w:p>
    <w:p>
      <w:pPr>
        <w:jc w:val="center"/>
        <w:rPr>
          <w:sz w:val="30"/>
          <w:szCs w:val="30"/>
        </w:rPr>
      </w:pPr>
    </w:p>
    <w:p>
      <w:pPr>
        <w:jc w:val="center"/>
        <w:rPr>
          <w:sz w:val="30"/>
          <w:szCs w:val="30"/>
        </w:rPr>
      </w:pPr>
    </w:p>
    <w:p>
      <w:pPr>
        <w:jc w:val="center"/>
        <w:rPr>
          <w:sz w:val="30"/>
          <w:szCs w:val="30"/>
        </w:rPr>
      </w:pPr>
    </w:p>
    <w:p>
      <w:pPr>
        <w:jc w:val="center"/>
        <w:rPr>
          <w:sz w:val="30"/>
          <w:szCs w:val="30"/>
        </w:rPr>
      </w:pPr>
    </w:p>
    <w:p>
      <w:pPr>
        <w:jc w:val="center"/>
        <w:rPr>
          <w:sz w:val="30"/>
          <w:szCs w:val="30"/>
        </w:rPr>
      </w:pPr>
    </w:p>
    <w:p>
      <w:pPr>
        <w:jc w:val="center"/>
        <w:rPr>
          <w:sz w:val="30"/>
          <w:szCs w:val="30"/>
        </w:rPr>
      </w:pPr>
    </w:p>
    <w:p>
      <w:pPr>
        <w:jc w:val="center"/>
        <w:rPr>
          <w:sz w:val="30"/>
          <w:szCs w:val="30"/>
        </w:rPr>
      </w:pPr>
      <w:r>
        <w:rPr>
          <w:sz w:val="30"/>
          <w:szCs w:val="30"/>
        </w:rPr>
        <w:t>（封面）</w:t>
      </w:r>
    </w:p>
    <w:p>
      <w:pPr>
        <w:jc w:val="center"/>
        <w:rPr>
          <w:sz w:val="30"/>
          <w:szCs w:val="30"/>
        </w:rPr>
      </w:pPr>
    </w:p>
    <w:p>
      <w:pPr>
        <w:jc w:val="center"/>
        <w:rPr>
          <w:sz w:val="30"/>
          <w:szCs w:val="30"/>
        </w:rPr>
      </w:pPr>
    </w:p>
    <w:p>
      <w:pPr>
        <w:jc w:val="center"/>
        <w:rPr>
          <w:sz w:val="30"/>
          <w:szCs w:val="30"/>
        </w:rPr>
      </w:pPr>
    </w:p>
    <w:p>
      <w:pPr>
        <w:jc w:val="center"/>
        <w:rPr>
          <w:sz w:val="30"/>
          <w:szCs w:val="30"/>
        </w:rPr>
      </w:pPr>
    </w:p>
    <w:p>
      <w:pPr>
        <w:jc w:val="center"/>
        <w:rPr>
          <w:sz w:val="30"/>
          <w:szCs w:val="30"/>
        </w:rPr>
      </w:pPr>
    </w:p>
    <w:p>
      <w:pPr>
        <w:jc w:val="center"/>
        <w:rPr>
          <w:sz w:val="30"/>
          <w:szCs w:val="30"/>
        </w:rPr>
      </w:pPr>
    </w:p>
    <w:p>
      <w:pPr>
        <w:jc w:val="center"/>
        <w:rPr>
          <w:sz w:val="30"/>
          <w:szCs w:val="30"/>
        </w:rPr>
      </w:pPr>
    </w:p>
    <w:p>
      <w:pPr>
        <w:jc w:val="center"/>
        <w:rPr>
          <w:sz w:val="30"/>
          <w:szCs w:val="30"/>
        </w:rPr>
      </w:pPr>
    </w:p>
    <w:p>
      <w:pPr>
        <w:widowControl/>
        <w:jc w:val="left"/>
      </w:pPr>
      <w:r>
        <w:br w:type="page"/>
      </w:r>
    </w:p>
    <w:p>
      <w:pPr>
        <w:widowControl/>
        <w:jc w:val="left"/>
      </w:pPr>
      <w:r>
        <w:br w:type="page"/>
      </w:r>
    </w:p>
    <w:p>
      <w:pPr>
        <w:spacing w:line="440" w:lineRule="exact"/>
        <w:jc w:val="center"/>
        <w:rPr>
          <w:rFonts w:ascii="黑体" w:hAnsi="黑体" w:eastAsia="黑体"/>
          <w:b/>
          <w:sz w:val="32"/>
          <w:szCs w:val="32"/>
        </w:rPr>
      </w:pPr>
      <w:r>
        <w:rPr>
          <w:rFonts w:hint="eastAsia" w:ascii="黑体" w:hAnsi="黑体" w:eastAsia="黑体"/>
          <w:b/>
          <w:sz w:val="32"/>
          <w:szCs w:val="32"/>
        </w:rPr>
        <w:t>目</w:t>
      </w:r>
      <w:r>
        <w:rPr>
          <w:rFonts w:ascii="黑体" w:hAnsi="黑体" w:eastAsia="黑体"/>
          <w:b/>
          <w:sz w:val="32"/>
          <w:szCs w:val="32"/>
        </w:rPr>
        <w:t xml:space="preserve">  </w:t>
      </w:r>
      <w:r>
        <w:rPr>
          <w:rFonts w:hint="eastAsia" w:ascii="黑体" w:hAnsi="黑体" w:eastAsia="黑体"/>
          <w:b/>
          <w:sz w:val="32"/>
          <w:szCs w:val="32"/>
        </w:rPr>
        <w:t>录</w:t>
      </w:r>
    </w:p>
    <w:p>
      <w:pPr>
        <w:pStyle w:val="14"/>
        <w:tabs>
          <w:tab w:val="right" w:leader="dot" w:pos="8300"/>
        </w:tabs>
        <w:spacing w:line="360" w:lineRule="auto"/>
      </w:pPr>
      <w:r>
        <w:rPr>
          <w:rFonts w:ascii="Times New Roman" w:hAnsi="Times New Roman" w:cs="Times New Roman"/>
        </w:rPr>
        <w:fldChar w:fldCharType="begin"/>
      </w:r>
      <w:r>
        <w:rPr>
          <w:rFonts w:ascii="Times New Roman" w:hAnsi="Times New Roman" w:cs="Times New Roman"/>
        </w:rPr>
        <w:instrText xml:space="preserve"> TOC \o "1-3" </w:instrText>
      </w:r>
      <w:r>
        <w:rPr>
          <w:rFonts w:ascii="Times New Roman" w:hAnsi="Times New Roman" w:cs="Times New Roman"/>
        </w:rPr>
        <w:fldChar w:fldCharType="separate"/>
      </w:r>
      <w:r>
        <w:rPr>
          <w:rFonts w:hint="eastAsia"/>
          <w:sz w:val="30"/>
          <w:szCs w:val="30"/>
        </w:rPr>
        <w:t>第一部分</w:t>
      </w:r>
      <w:r>
        <w:rPr>
          <w:sz w:val="30"/>
          <w:szCs w:val="30"/>
        </w:rPr>
        <w:t xml:space="preserve"> </w:t>
      </w:r>
      <w:r>
        <w:rPr>
          <w:rFonts w:hint="eastAsia"/>
          <w:sz w:val="30"/>
          <w:szCs w:val="30"/>
        </w:rPr>
        <w:t>人格</w:t>
      </w:r>
      <w:r>
        <w:rPr>
          <w:sz w:val="30"/>
          <w:szCs w:val="30"/>
        </w:rPr>
        <w:t>特性</w:t>
      </w:r>
      <w:r>
        <w:rPr>
          <w:rFonts w:hint="eastAsia"/>
          <w:sz w:val="30"/>
          <w:szCs w:val="30"/>
        </w:rPr>
        <w:t>评估</w:t>
      </w:r>
      <w:r>
        <w:tab/>
      </w:r>
      <w:r>
        <w:fldChar w:fldCharType="begin"/>
      </w:r>
      <w:r>
        <w:instrText xml:space="preserve"> PAGEREF _Toc13471 </w:instrText>
      </w:r>
      <w:r>
        <w:fldChar w:fldCharType="separate"/>
      </w:r>
      <w:r>
        <w:t>5</w:t>
      </w:r>
      <w:r>
        <w:fldChar w:fldCharType="end"/>
      </w:r>
    </w:p>
    <w:p>
      <w:pPr>
        <w:pStyle w:val="18"/>
        <w:tabs>
          <w:tab w:val="right" w:leader="dot" w:pos="8300"/>
        </w:tabs>
        <w:spacing w:line="360" w:lineRule="auto"/>
      </w:pPr>
      <w:r>
        <w:rPr>
          <w:rFonts w:ascii="Times New Roman" w:hAnsi="Times New Roman"/>
        </w:rPr>
        <w:t>1.1</w:t>
      </w:r>
      <w:r>
        <w:rPr>
          <w:rFonts w:hint="eastAsia"/>
        </w:rPr>
        <w:t>人格</w:t>
      </w:r>
      <w:r>
        <w:t>特性类</w:t>
      </w:r>
      <w:r>
        <w:rPr>
          <w:rFonts w:hint="eastAsia"/>
        </w:rPr>
        <w:t>别</w:t>
      </w:r>
      <w:r>
        <w:t>评估结果</w:t>
      </w:r>
      <w:r>
        <w:tab/>
      </w:r>
      <w:r>
        <w:fldChar w:fldCharType="begin"/>
      </w:r>
      <w:r>
        <w:instrText xml:space="preserve"> PAGEREF _Toc14157 </w:instrText>
      </w:r>
      <w:r>
        <w:fldChar w:fldCharType="separate"/>
      </w:r>
      <w:r>
        <w:t>5</w:t>
      </w:r>
      <w:r>
        <w:fldChar w:fldCharType="end"/>
      </w:r>
    </w:p>
    <w:p>
      <w:pPr>
        <w:pStyle w:val="18"/>
        <w:tabs>
          <w:tab w:val="right" w:leader="dot" w:pos="8300"/>
        </w:tabs>
        <w:spacing w:line="360" w:lineRule="auto"/>
      </w:pPr>
      <w:r>
        <w:rPr>
          <w:rFonts w:ascii="Times New Roman" w:hAnsi="Times New Roman" w:cs="Times New Roman"/>
        </w:rPr>
        <w:t>1.2人格特性类型分析</w:t>
      </w:r>
      <w:r>
        <w:tab/>
      </w:r>
      <w:r>
        <w:fldChar w:fldCharType="begin"/>
      </w:r>
      <w:r>
        <w:instrText xml:space="preserve"> PAGEREF _Toc11831 </w:instrText>
      </w:r>
      <w:r>
        <w:fldChar w:fldCharType="separate"/>
      </w:r>
      <w:r>
        <w:t>6</w:t>
      </w:r>
      <w:r>
        <w:fldChar w:fldCharType="end"/>
      </w:r>
    </w:p>
    <w:p>
      <w:pPr>
        <w:pStyle w:val="14"/>
        <w:tabs>
          <w:tab w:val="right" w:leader="dot" w:pos="8300"/>
        </w:tabs>
        <w:spacing w:line="360" w:lineRule="auto"/>
        <w:ind w:firstLine="480" w:firstLineChars="200"/>
      </w:pPr>
      <w:r>
        <w:rPr>
          <w:rFonts w:ascii="Times New Roman" w:hAnsi="Times New Roman"/>
        </w:rPr>
        <w:t>1.2.1</w:t>
      </w:r>
      <w:r>
        <w:rPr>
          <w:rFonts w:hint="eastAsia"/>
        </w:rPr>
        <w:t>人格</w:t>
      </w:r>
      <w:r>
        <w:t>类型基本描述</w:t>
      </w:r>
      <w:r>
        <w:tab/>
      </w:r>
      <w:r>
        <w:fldChar w:fldCharType="begin"/>
      </w:r>
      <w:r>
        <w:instrText xml:space="preserve"> PAGEREF _Toc9353 </w:instrText>
      </w:r>
      <w:r>
        <w:fldChar w:fldCharType="separate"/>
      </w:r>
      <w:r>
        <w:t>6</w:t>
      </w:r>
      <w:r>
        <w:fldChar w:fldCharType="end"/>
      </w:r>
    </w:p>
    <w:p>
      <w:pPr>
        <w:pStyle w:val="14"/>
        <w:tabs>
          <w:tab w:val="right" w:leader="dot" w:pos="8300"/>
        </w:tabs>
        <w:spacing w:line="360" w:lineRule="auto"/>
        <w:ind w:firstLine="480" w:firstLineChars="200"/>
      </w:pPr>
      <w:r>
        <w:rPr>
          <w:rFonts w:ascii="Times New Roman" w:hAnsi="Times New Roman" w:cs="Times New Roman"/>
        </w:rPr>
        <w:t>1.2.2气质类型</w:t>
      </w:r>
      <w:r>
        <w:tab/>
      </w:r>
      <w:r>
        <w:fldChar w:fldCharType="begin"/>
      </w:r>
      <w:r>
        <w:instrText xml:space="preserve"> PAGEREF _Toc26770 </w:instrText>
      </w:r>
      <w:r>
        <w:fldChar w:fldCharType="separate"/>
      </w:r>
      <w:r>
        <w:t>6</w:t>
      </w:r>
      <w:r>
        <w:fldChar w:fldCharType="end"/>
      </w:r>
    </w:p>
    <w:p>
      <w:pPr>
        <w:pStyle w:val="14"/>
        <w:tabs>
          <w:tab w:val="right" w:leader="dot" w:pos="8300"/>
        </w:tabs>
        <w:spacing w:line="360" w:lineRule="auto"/>
        <w:ind w:firstLine="480" w:firstLineChars="200"/>
      </w:pPr>
      <w:r>
        <w:t>1.2.3</w:t>
      </w:r>
      <w:r>
        <w:rPr>
          <w:rFonts w:hint="eastAsia" w:ascii="黑体" w:hAnsi="黑体"/>
        </w:rPr>
        <w:t>人格</w:t>
      </w:r>
      <w:r>
        <w:rPr>
          <w:rFonts w:ascii="黑体" w:hAnsi="黑体"/>
        </w:rPr>
        <w:t>类型优势</w:t>
      </w:r>
      <w:r>
        <w:tab/>
      </w:r>
      <w:r>
        <w:fldChar w:fldCharType="begin"/>
      </w:r>
      <w:r>
        <w:instrText xml:space="preserve"> PAGEREF _Toc16106 </w:instrText>
      </w:r>
      <w:r>
        <w:fldChar w:fldCharType="separate"/>
      </w:r>
      <w:r>
        <w:t>7</w:t>
      </w:r>
      <w:r>
        <w:fldChar w:fldCharType="end"/>
      </w:r>
    </w:p>
    <w:p>
      <w:pPr>
        <w:pStyle w:val="14"/>
        <w:tabs>
          <w:tab w:val="right" w:leader="dot" w:pos="8300"/>
        </w:tabs>
        <w:spacing w:line="360" w:lineRule="auto"/>
        <w:ind w:firstLine="480" w:firstLineChars="200"/>
      </w:pPr>
      <w:r>
        <w:t>1.2.4</w:t>
      </w:r>
      <w:r>
        <w:rPr>
          <w:rFonts w:hint="eastAsia" w:ascii="黑体" w:hAnsi="黑体"/>
        </w:rPr>
        <w:t>人格</w:t>
      </w:r>
      <w:r>
        <w:rPr>
          <w:rFonts w:ascii="黑体" w:hAnsi="黑体"/>
        </w:rPr>
        <w:t>类型</w:t>
      </w:r>
      <w:r>
        <w:rPr>
          <w:rFonts w:hint="eastAsia" w:ascii="黑体" w:hAnsi="黑体"/>
        </w:rPr>
        <w:t>劣</w:t>
      </w:r>
      <w:r>
        <w:rPr>
          <w:rFonts w:ascii="黑体" w:hAnsi="黑体"/>
        </w:rPr>
        <w:t>势</w:t>
      </w:r>
      <w:r>
        <w:tab/>
      </w:r>
      <w:r>
        <w:fldChar w:fldCharType="begin"/>
      </w:r>
      <w:r>
        <w:instrText xml:space="preserve"> PAGEREF _Toc20025 </w:instrText>
      </w:r>
      <w:r>
        <w:fldChar w:fldCharType="separate"/>
      </w:r>
      <w:r>
        <w:t>7</w:t>
      </w:r>
      <w:r>
        <w:fldChar w:fldCharType="end"/>
      </w:r>
    </w:p>
    <w:p>
      <w:pPr>
        <w:pStyle w:val="14"/>
        <w:tabs>
          <w:tab w:val="right" w:leader="dot" w:pos="8300"/>
        </w:tabs>
        <w:spacing w:line="360" w:lineRule="auto"/>
        <w:ind w:firstLine="480" w:firstLineChars="200"/>
      </w:pPr>
      <w:r>
        <w:rPr>
          <w:rFonts w:ascii="Times New Roman" w:hAnsi="Times New Roman"/>
        </w:rPr>
        <w:t>1.2.5</w:t>
      </w:r>
      <w:r>
        <w:rPr>
          <w:rFonts w:hint="eastAsia"/>
        </w:rPr>
        <w:t>人格</w:t>
      </w:r>
      <w:r>
        <w:t>类型</w:t>
      </w:r>
      <w:r>
        <w:rPr>
          <w:rFonts w:hint="eastAsia"/>
        </w:rPr>
        <w:t>的</w:t>
      </w:r>
      <w:r>
        <w:t>功能运用</w:t>
      </w:r>
      <w:r>
        <w:tab/>
      </w:r>
      <w:r>
        <w:fldChar w:fldCharType="begin"/>
      </w:r>
      <w:r>
        <w:instrText xml:space="preserve"> PAGEREF _Toc15413 </w:instrText>
      </w:r>
      <w:r>
        <w:fldChar w:fldCharType="separate"/>
      </w:r>
      <w:r>
        <w:t>8</w:t>
      </w:r>
      <w:r>
        <w:fldChar w:fldCharType="end"/>
      </w:r>
    </w:p>
    <w:p>
      <w:pPr>
        <w:pStyle w:val="14"/>
        <w:tabs>
          <w:tab w:val="right" w:leader="dot" w:pos="8300"/>
        </w:tabs>
        <w:spacing w:line="360" w:lineRule="auto"/>
        <w:ind w:firstLine="480" w:firstLineChars="200"/>
      </w:pPr>
      <w:r>
        <w:t>1.2.6</w:t>
      </w:r>
      <w:r>
        <w:rPr>
          <w:rFonts w:hint="eastAsia" w:ascii="黑体" w:hAnsi="黑体"/>
        </w:rPr>
        <w:t>成</w:t>
      </w:r>
      <w:r>
        <w:rPr>
          <w:rFonts w:hint="eastAsia" w:ascii="黑体" w:hAnsi="黑体"/>
          <w:lang w:eastAsia="zh-CN"/>
        </w:rPr>
        <w:t>功</w:t>
      </w:r>
      <w:r>
        <w:rPr>
          <w:rFonts w:ascii="黑体" w:hAnsi="黑体"/>
        </w:rPr>
        <w:t>秘诀</w:t>
      </w:r>
      <w:r>
        <w:tab/>
      </w:r>
      <w:r>
        <w:fldChar w:fldCharType="begin"/>
      </w:r>
      <w:r>
        <w:instrText xml:space="preserve"> PAGEREF _Toc26042 </w:instrText>
      </w:r>
      <w:r>
        <w:fldChar w:fldCharType="separate"/>
      </w:r>
      <w:r>
        <w:t>8</w:t>
      </w:r>
      <w:r>
        <w:fldChar w:fldCharType="end"/>
      </w:r>
    </w:p>
    <w:p>
      <w:pPr>
        <w:pStyle w:val="18"/>
        <w:tabs>
          <w:tab w:val="right" w:leader="dot" w:pos="8300"/>
        </w:tabs>
        <w:spacing w:line="360" w:lineRule="auto"/>
      </w:pPr>
      <w:r>
        <w:rPr>
          <w:rFonts w:hint="eastAsia"/>
        </w:rPr>
        <w:t>1.3</w:t>
      </w:r>
      <w:r>
        <w:t>人格特性深度</w:t>
      </w:r>
      <w:r>
        <w:rPr>
          <w:rFonts w:hint="eastAsia"/>
        </w:rPr>
        <w:t>评估</w:t>
      </w:r>
      <w:r>
        <w:t>与分析</w:t>
      </w:r>
      <w:r>
        <w:tab/>
      </w:r>
      <w:r>
        <w:fldChar w:fldCharType="begin"/>
      </w:r>
      <w:r>
        <w:instrText xml:space="preserve"> PAGEREF _Toc31026 </w:instrText>
      </w:r>
      <w:r>
        <w:fldChar w:fldCharType="separate"/>
      </w:r>
      <w:r>
        <w:t>9</w:t>
      </w:r>
      <w:r>
        <w:fldChar w:fldCharType="end"/>
      </w:r>
    </w:p>
    <w:p>
      <w:pPr>
        <w:pStyle w:val="14"/>
        <w:tabs>
          <w:tab w:val="right" w:leader="dot" w:pos="8300"/>
        </w:tabs>
        <w:spacing w:line="360" w:lineRule="auto"/>
        <w:ind w:firstLine="480" w:firstLineChars="200"/>
      </w:pPr>
      <w:r>
        <w:rPr>
          <w:rFonts w:ascii="Times New Roman" w:hAnsi="Times New Roman" w:cs="Times New Roman"/>
        </w:rPr>
        <w:t>1.3.1</w:t>
      </w:r>
      <w:r>
        <w:t>子维度一（</w:t>
      </w:r>
      <w:r>
        <w:rPr>
          <w:rFonts w:hint="eastAsia"/>
        </w:rPr>
        <w:t>外向</w:t>
      </w:r>
      <w:r>
        <w:t>与内向）</w:t>
      </w:r>
      <w:r>
        <w:tab/>
      </w:r>
      <w:r>
        <w:fldChar w:fldCharType="begin"/>
      </w:r>
      <w:r>
        <w:instrText xml:space="preserve"> PAGEREF _Toc3938 </w:instrText>
      </w:r>
      <w:r>
        <w:fldChar w:fldCharType="separate"/>
      </w:r>
      <w:r>
        <w:t>9</w:t>
      </w:r>
      <w:r>
        <w:fldChar w:fldCharType="end"/>
      </w:r>
    </w:p>
    <w:p>
      <w:pPr>
        <w:pStyle w:val="14"/>
        <w:tabs>
          <w:tab w:val="right" w:leader="dot" w:pos="8300"/>
        </w:tabs>
        <w:spacing w:line="360" w:lineRule="auto"/>
        <w:ind w:firstLine="480" w:firstLineChars="200"/>
      </w:pPr>
      <w:r>
        <w:rPr>
          <w:rFonts w:ascii="Times New Roman" w:hAnsi="Times New Roman" w:cs="Times New Roman"/>
        </w:rPr>
        <w:t>1.3.2</w:t>
      </w:r>
      <w:r>
        <w:t>子维度</w:t>
      </w:r>
      <w:r>
        <w:rPr>
          <w:rFonts w:hint="eastAsia"/>
        </w:rPr>
        <w:t>二</w:t>
      </w:r>
      <w:r>
        <w:t>（</w:t>
      </w:r>
      <w:r>
        <w:rPr>
          <w:rFonts w:hint="eastAsia"/>
        </w:rPr>
        <w:t>直觉</w:t>
      </w:r>
      <w:r>
        <w:t>与</w:t>
      </w:r>
      <w:ins w:id="0" w:author="HUANGBin" w:date="2018-02-09T10:32:17Z">
        <w:r>
          <w:rPr>
            <w:rFonts w:hint="eastAsia"/>
            <w:lang w:eastAsia="zh-CN"/>
          </w:rPr>
          <w:t>实感</w:t>
        </w:r>
      </w:ins>
      <w:del w:id="1" w:author="HUANGBin" w:date="2018-02-09T10:32:15Z">
        <w:r>
          <w:rPr>
            <w:rFonts w:hint="eastAsia"/>
          </w:rPr>
          <w:delText>感觉</w:delText>
        </w:r>
      </w:del>
      <w:r>
        <w:t>）</w:t>
      </w:r>
      <w:r>
        <w:tab/>
      </w:r>
      <w:r>
        <w:fldChar w:fldCharType="begin"/>
      </w:r>
      <w:r>
        <w:instrText xml:space="preserve"> PAGEREF _Toc6396 </w:instrText>
      </w:r>
      <w:r>
        <w:fldChar w:fldCharType="separate"/>
      </w:r>
      <w:r>
        <w:t>10</w:t>
      </w:r>
      <w:r>
        <w:fldChar w:fldCharType="end"/>
      </w:r>
    </w:p>
    <w:p>
      <w:pPr>
        <w:pStyle w:val="14"/>
        <w:tabs>
          <w:tab w:val="right" w:leader="dot" w:pos="8300"/>
        </w:tabs>
        <w:spacing w:line="360" w:lineRule="auto"/>
        <w:ind w:firstLine="480" w:firstLineChars="200"/>
      </w:pPr>
      <w:r>
        <w:t>1.3.3子维度</w:t>
      </w:r>
      <w:r>
        <w:rPr>
          <w:rFonts w:hint="eastAsia"/>
        </w:rPr>
        <w:t>三</w:t>
      </w:r>
      <w:r>
        <w:t>（</w:t>
      </w:r>
      <w:r>
        <w:rPr>
          <w:rFonts w:hint="eastAsia"/>
        </w:rPr>
        <w:t>思考</w:t>
      </w:r>
      <w:r>
        <w:t>与</w:t>
      </w:r>
      <w:r>
        <w:rPr>
          <w:rFonts w:hint="eastAsia"/>
        </w:rPr>
        <w:t>情感</w:t>
      </w:r>
      <w:r>
        <w:t>）</w:t>
      </w:r>
      <w:r>
        <w:tab/>
      </w:r>
      <w:r>
        <w:fldChar w:fldCharType="begin"/>
      </w:r>
      <w:r>
        <w:instrText xml:space="preserve"> PAGEREF _Toc7643 </w:instrText>
      </w:r>
      <w:r>
        <w:fldChar w:fldCharType="separate"/>
      </w:r>
      <w:r>
        <w:t>12</w:t>
      </w:r>
      <w:r>
        <w:fldChar w:fldCharType="end"/>
      </w:r>
    </w:p>
    <w:p>
      <w:pPr>
        <w:pStyle w:val="14"/>
        <w:tabs>
          <w:tab w:val="right" w:leader="dot" w:pos="8300"/>
        </w:tabs>
        <w:spacing w:line="360" w:lineRule="auto"/>
        <w:ind w:firstLine="480" w:firstLineChars="200"/>
      </w:pPr>
      <w:r>
        <w:t>1.3.4子维度</w:t>
      </w:r>
      <w:r>
        <w:rPr>
          <w:rFonts w:hint="eastAsia"/>
        </w:rPr>
        <w:t>四</w:t>
      </w:r>
      <w:r>
        <w:t>（</w:t>
      </w:r>
      <w:r>
        <w:rPr>
          <w:rFonts w:hint="eastAsia"/>
        </w:rPr>
        <w:t>判断</w:t>
      </w:r>
      <w:r>
        <w:t>与</w:t>
      </w:r>
      <w:r>
        <w:rPr>
          <w:rFonts w:hint="eastAsia"/>
        </w:rPr>
        <w:t>知觉</w:t>
      </w:r>
      <w:r>
        <w:t>）</w:t>
      </w:r>
      <w:r>
        <w:tab/>
      </w:r>
      <w:r>
        <w:fldChar w:fldCharType="begin"/>
      </w:r>
      <w:r>
        <w:instrText xml:space="preserve"> PAGEREF _Toc22441 </w:instrText>
      </w:r>
      <w:r>
        <w:fldChar w:fldCharType="separate"/>
      </w:r>
      <w:r>
        <w:t>13</w:t>
      </w:r>
      <w:r>
        <w:fldChar w:fldCharType="end"/>
      </w:r>
    </w:p>
    <w:p>
      <w:pPr>
        <w:pStyle w:val="14"/>
        <w:tabs>
          <w:tab w:val="right" w:leader="dot" w:pos="8300"/>
        </w:tabs>
        <w:spacing w:line="360" w:lineRule="auto"/>
        <w:ind w:firstLine="480" w:firstLineChars="200"/>
      </w:pPr>
      <w:r>
        <w:t>1.3.5与</w:t>
      </w:r>
      <w:r>
        <w:rPr>
          <w:rFonts w:ascii="Times New Roman" w:hAnsi="Times New Roman" w:cs="Times New Roman"/>
        </w:rPr>
        <w:t>ENTJ</w:t>
      </w:r>
      <w:r>
        <w:t>人群子维度常模比较</w:t>
      </w:r>
      <w:r>
        <w:tab/>
      </w:r>
      <w:r>
        <w:fldChar w:fldCharType="begin"/>
      </w:r>
      <w:r>
        <w:instrText xml:space="preserve"> PAGEREF _Toc2225 </w:instrText>
      </w:r>
      <w:r>
        <w:fldChar w:fldCharType="separate"/>
      </w:r>
      <w:r>
        <w:t>15</w:t>
      </w:r>
      <w:r>
        <w:fldChar w:fldCharType="end"/>
      </w:r>
    </w:p>
    <w:p>
      <w:pPr>
        <w:pStyle w:val="14"/>
        <w:tabs>
          <w:tab w:val="right" w:leader="dot" w:pos="8300"/>
        </w:tabs>
        <w:spacing w:line="360" w:lineRule="auto"/>
      </w:pPr>
      <w:r>
        <w:rPr>
          <w:rFonts w:hint="eastAsia"/>
          <w:sz w:val="30"/>
          <w:szCs w:val="30"/>
        </w:rPr>
        <w:t>第二部分</w:t>
      </w:r>
      <w:r>
        <w:rPr>
          <w:sz w:val="30"/>
          <w:szCs w:val="30"/>
        </w:rPr>
        <w:t xml:space="preserve"> </w:t>
      </w:r>
      <w:r>
        <w:rPr>
          <w:rFonts w:hint="eastAsia"/>
          <w:sz w:val="30"/>
          <w:szCs w:val="30"/>
        </w:rPr>
        <w:t>认知</w:t>
      </w:r>
      <w:r>
        <w:rPr>
          <w:sz w:val="30"/>
          <w:szCs w:val="30"/>
        </w:rPr>
        <w:t>潜能</w:t>
      </w:r>
      <w:r>
        <w:rPr>
          <w:rFonts w:hint="eastAsia"/>
          <w:sz w:val="30"/>
          <w:szCs w:val="30"/>
        </w:rPr>
        <w:t>评估</w:t>
      </w:r>
      <w:r>
        <w:tab/>
      </w:r>
      <w:r>
        <w:fldChar w:fldCharType="begin"/>
      </w:r>
      <w:r>
        <w:instrText xml:space="preserve"> PAGEREF _Toc29491 </w:instrText>
      </w:r>
      <w:r>
        <w:fldChar w:fldCharType="separate"/>
      </w:r>
      <w:r>
        <w:t>17</w:t>
      </w:r>
      <w:r>
        <w:fldChar w:fldCharType="end"/>
      </w:r>
    </w:p>
    <w:p>
      <w:pPr>
        <w:pStyle w:val="18"/>
        <w:tabs>
          <w:tab w:val="right" w:leader="dot" w:pos="8300"/>
        </w:tabs>
        <w:spacing w:line="360" w:lineRule="auto"/>
      </w:pPr>
      <w:r>
        <w:rPr>
          <w:rFonts w:hint="eastAsia"/>
        </w:rPr>
        <w:t>2.1认知</w:t>
      </w:r>
      <w:r>
        <w:t>潜能结果</w:t>
      </w:r>
      <w:r>
        <w:rPr>
          <w:rFonts w:hint="eastAsia"/>
        </w:rPr>
        <w:t>评估</w:t>
      </w:r>
      <w:r>
        <w:tab/>
      </w:r>
      <w:r>
        <w:fldChar w:fldCharType="begin"/>
      </w:r>
      <w:r>
        <w:instrText xml:space="preserve"> PAGEREF _Toc12300 </w:instrText>
      </w:r>
      <w:r>
        <w:fldChar w:fldCharType="separate"/>
      </w:r>
      <w:r>
        <w:t>18</w:t>
      </w:r>
      <w:r>
        <w:fldChar w:fldCharType="end"/>
      </w:r>
    </w:p>
    <w:p>
      <w:pPr>
        <w:pStyle w:val="18"/>
        <w:tabs>
          <w:tab w:val="right" w:leader="dot" w:pos="8300"/>
        </w:tabs>
        <w:spacing w:line="360" w:lineRule="auto"/>
      </w:pPr>
      <w:r>
        <w:rPr>
          <w:rFonts w:hint="eastAsia"/>
        </w:rPr>
        <w:t>2.2认知</w:t>
      </w:r>
      <w:r>
        <w:t>潜能分析</w:t>
      </w:r>
      <w:r>
        <w:tab/>
      </w:r>
      <w:r>
        <w:fldChar w:fldCharType="begin"/>
      </w:r>
      <w:r>
        <w:instrText xml:space="preserve"> PAGEREF _Toc25816 </w:instrText>
      </w:r>
      <w:r>
        <w:fldChar w:fldCharType="separate"/>
      </w:r>
      <w:r>
        <w:t>20</w:t>
      </w:r>
      <w:r>
        <w:fldChar w:fldCharType="end"/>
      </w:r>
    </w:p>
    <w:p>
      <w:pPr>
        <w:pStyle w:val="14"/>
        <w:tabs>
          <w:tab w:val="right" w:leader="dot" w:pos="8300"/>
        </w:tabs>
        <w:spacing w:line="360" w:lineRule="auto"/>
      </w:pPr>
      <w:r>
        <w:rPr>
          <w:rFonts w:hint="eastAsia"/>
          <w:sz w:val="30"/>
          <w:szCs w:val="30"/>
        </w:rPr>
        <w:t>第三部分 兴趣倾向评估</w:t>
      </w:r>
      <w:r>
        <w:tab/>
      </w:r>
      <w:r>
        <w:fldChar w:fldCharType="begin"/>
      </w:r>
      <w:r>
        <w:instrText xml:space="preserve"> PAGEREF _Toc8988 </w:instrText>
      </w:r>
      <w:r>
        <w:fldChar w:fldCharType="separate"/>
      </w:r>
      <w:r>
        <w:t>23</w:t>
      </w:r>
      <w:r>
        <w:fldChar w:fldCharType="end"/>
      </w:r>
    </w:p>
    <w:p>
      <w:pPr>
        <w:pStyle w:val="18"/>
        <w:tabs>
          <w:tab w:val="right" w:leader="dot" w:pos="8300"/>
        </w:tabs>
        <w:spacing w:line="360" w:lineRule="auto"/>
      </w:pPr>
      <w:r>
        <w:rPr>
          <w:rFonts w:hint="eastAsia"/>
        </w:rPr>
        <w:t>3.1兴趣</w:t>
      </w:r>
      <w:r>
        <w:t>倾向评估结果</w:t>
      </w:r>
      <w:r>
        <w:tab/>
      </w:r>
      <w:r>
        <w:fldChar w:fldCharType="begin"/>
      </w:r>
      <w:r>
        <w:instrText xml:space="preserve"> PAGEREF _Toc13896 </w:instrText>
      </w:r>
      <w:r>
        <w:fldChar w:fldCharType="separate"/>
      </w:r>
      <w:r>
        <w:t>24</w:t>
      </w:r>
      <w:r>
        <w:fldChar w:fldCharType="end"/>
      </w:r>
    </w:p>
    <w:p>
      <w:pPr>
        <w:pStyle w:val="18"/>
        <w:tabs>
          <w:tab w:val="right" w:leader="dot" w:pos="8300"/>
        </w:tabs>
        <w:spacing w:line="360" w:lineRule="auto"/>
      </w:pPr>
      <w:r>
        <w:rPr>
          <w:rFonts w:hint="eastAsia"/>
        </w:rPr>
        <w:t>3.2兴趣倾向分析</w:t>
      </w:r>
      <w:r>
        <w:tab/>
      </w:r>
      <w:r>
        <w:fldChar w:fldCharType="begin"/>
      </w:r>
      <w:r>
        <w:instrText xml:space="preserve"> PAGEREF _Toc9997 </w:instrText>
      </w:r>
      <w:r>
        <w:fldChar w:fldCharType="separate"/>
      </w:r>
      <w:r>
        <w:t>25</w:t>
      </w:r>
      <w:r>
        <w:fldChar w:fldCharType="end"/>
      </w:r>
    </w:p>
    <w:p>
      <w:pPr>
        <w:pStyle w:val="14"/>
        <w:tabs>
          <w:tab w:val="right" w:leader="dot" w:pos="8300"/>
        </w:tabs>
        <w:spacing w:line="360" w:lineRule="auto"/>
      </w:pPr>
      <w:r>
        <w:rPr>
          <w:rFonts w:hint="eastAsia"/>
          <w:sz w:val="30"/>
          <w:szCs w:val="30"/>
        </w:rPr>
        <w:t>第四部分 职业生涯规划</w:t>
      </w:r>
      <w:r>
        <w:tab/>
      </w:r>
      <w:r>
        <w:fldChar w:fldCharType="begin"/>
      </w:r>
      <w:r>
        <w:instrText xml:space="preserve"> PAGEREF _Toc22864 </w:instrText>
      </w:r>
      <w:r>
        <w:fldChar w:fldCharType="separate"/>
      </w:r>
      <w:r>
        <w:t>27</w:t>
      </w:r>
      <w:r>
        <w:fldChar w:fldCharType="end"/>
      </w:r>
    </w:p>
    <w:p>
      <w:pPr>
        <w:pStyle w:val="18"/>
        <w:tabs>
          <w:tab w:val="right" w:leader="dot" w:pos="8300"/>
        </w:tabs>
        <w:spacing w:line="360" w:lineRule="auto"/>
      </w:pPr>
      <w:r>
        <w:t>4.1</w:t>
      </w:r>
      <w:r>
        <w:rPr>
          <w:rFonts w:hint="eastAsia"/>
        </w:rPr>
        <w:t>职业匹配结果评估</w:t>
      </w:r>
      <w:r>
        <w:tab/>
      </w:r>
      <w:r>
        <w:fldChar w:fldCharType="begin"/>
      </w:r>
      <w:r>
        <w:instrText xml:space="preserve"> PAGEREF _Toc27265 </w:instrText>
      </w:r>
      <w:r>
        <w:fldChar w:fldCharType="separate"/>
      </w:r>
      <w:r>
        <w:t>28</w:t>
      </w:r>
      <w:r>
        <w:fldChar w:fldCharType="end"/>
      </w:r>
    </w:p>
    <w:p>
      <w:pPr>
        <w:pStyle w:val="18"/>
        <w:tabs>
          <w:tab w:val="right" w:leader="dot" w:pos="8300"/>
        </w:tabs>
        <w:spacing w:line="360" w:lineRule="auto"/>
      </w:pPr>
      <w:r>
        <w:t>4.</w:t>
      </w:r>
      <w:r>
        <w:rPr>
          <w:rFonts w:hint="eastAsia"/>
        </w:rPr>
        <w:t>2最佳匹配职业与专业</w:t>
      </w:r>
      <w:r>
        <w:tab/>
      </w:r>
      <w:r>
        <w:fldChar w:fldCharType="begin"/>
      </w:r>
      <w:r>
        <w:instrText xml:space="preserve"> PAGEREF _Toc24046 </w:instrText>
      </w:r>
      <w:r>
        <w:fldChar w:fldCharType="separate"/>
      </w:r>
      <w:r>
        <w:t>29</w:t>
      </w:r>
      <w:r>
        <w:fldChar w:fldCharType="end"/>
      </w:r>
    </w:p>
    <w:p>
      <w:pPr>
        <w:pStyle w:val="14"/>
        <w:tabs>
          <w:tab w:val="right" w:leader="dot" w:pos="8300"/>
        </w:tabs>
        <w:spacing w:line="360" w:lineRule="auto"/>
      </w:pPr>
      <w:r>
        <w:rPr>
          <w:rFonts w:hint="eastAsia"/>
          <w:sz w:val="30"/>
          <w:szCs w:val="30"/>
        </w:rPr>
        <w:t>4.2.1最佳职业深度剖析</w:t>
      </w:r>
      <w:r>
        <w:tab/>
      </w:r>
      <w:r>
        <w:fldChar w:fldCharType="begin"/>
      </w:r>
      <w:r>
        <w:instrText xml:space="preserve"> PAGEREF _Toc29146 </w:instrText>
      </w:r>
      <w:r>
        <w:fldChar w:fldCharType="separate"/>
      </w:r>
      <w:r>
        <w:t>30</w:t>
      </w:r>
      <w:r>
        <w:fldChar w:fldCharType="end"/>
      </w:r>
    </w:p>
    <w:p>
      <w:pPr>
        <w:pStyle w:val="18"/>
        <w:tabs>
          <w:tab w:val="right" w:leader="dot" w:pos="8300"/>
        </w:tabs>
        <w:spacing w:line="360" w:lineRule="auto"/>
      </w:pPr>
      <w:r>
        <w:rPr>
          <w:rFonts w:hint="eastAsia"/>
        </w:rPr>
        <w:t>4.3第二匹配职业与专业</w:t>
      </w:r>
      <w:r>
        <w:tab/>
      </w:r>
      <w:r>
        <w:fldChar w:fldCharType="begin"/>
      </w:r>
      <w:r>
        <w:instrText xml:space="preserve"> PAGEREF _Toc493 </w:instrText>
      </w:r>
      <w:r>
        <w:fldChar w:fldCharType="separate"/>
      </w:r>
      <w:r>
        <w:t>35</w:t>
      </w:r>
      <w:r>
        <w:fldChar w:fldCharType="end"/>
      </w:r>
    </w:p>
    <w:p>
      <w:pPr>
        <w:pStyle w:val="18"/>
        <w:tabs>
          <w:tab w:val="right" w:leader="dot" w:pos="8300"/>
        </w:tabs>
        <w:spacing w:line="360" w:lineRule="auto"/>
      </w:pPr>
      <w:r>
        <w:rPr>
          <w:rFonts w:hint="eastAsia"/>
        </w:rPr>
        <w:t>4.4第三匹配职业与专业</w:t>
      </w:r>
      <w:r>
        <w:tab/>
      </w:r>
      <w:r>
        <w:fldChar w:fldCharType="begin"/>
      </w:r>
      <w:r>
        <w:instrText xml:space="preserve"> PAGEREF _Toc27359 </w:instrText>
      </w:r>
      <w:r>
        <w:fldChar w:fldCharType="separate"/>
      </w:r>
      <w:r>
        <w:t>36</w:t>
      </w:r>
      <w:r>
        <w:fldChar w:fldCharType="end"/>
      </w:r>
    </w:p>
    <w:p>
      <w:pPr>
        <w:pStyle w:val="14"/>
        <w:tabs>
          <w:tab w:val="right" w:leader="dot" w:pos="8300"/>
        </w:tabs>
        <w:spacing w:line="360" w:lineRule="auto"/>
      </w:pPr>
      <w:r>
        <w:rPr>
          <w:rFonts w:hint="eastAsia"/>
          <w:sz w:val="30"/>
          <w:szCs w:val="30"/>
        </w:rPr>
        <w:t>第五部分 学习特征评估</w:t>
      </w:r>
      <w:r>
        <w:tab/>
      </w:r>
      <w:r>
        <w:fldChar w:fldCharType="begin"/>
      </w:r>
      <w:r>
        <w:instrText xml:space="preserve"> PAGEREF _Toc11898 </w:instrText>
      </w:r>
      <w:r>
        <w:fldChar w:fldCharType="separate"/>
      </w:r>
      <w:r>
        <w:t>38</w:t>
      </w:r>
      <w:r>
        <w:fldChar w:fldCharType="end"/>
      </w:r>
    </w:p>
    <w:p>
      <w:pPr>
        <w:pStyle w:val="18"/>
        <w:tabs>
          <w:tab w:val="right" w:leader="dot" w:pos="8300"/>
        </w:tabs>
        <w:spacing w:line="360" w:lineRule="auto"/>
      </w:pPr>
      <w:r>
        <w:t>5.1基本学习能力</w:t>
      </w:r>
      <w:r>
        <w:tab/>
      </w:r>
      <w:r>
        <w:fldChar w:fldCharType="begin"/>
      </w:r>
      <w:r>
        <w:instrText xml:space="preserve"> PAGEREF _Toc19072 </w:instrText>
      </w:r>
      <w:r>
        <w:fldChar w:fldCharType="separate"/>
      </w:r>
      <w:r>
        <w:t>39</w:t>
      </w:r>
      <w:r>
        <w:fldChar w:fldCharType="end"/>
      </w:r>
    </w:p>
    <w:p>
      <w:pPr>
        <w:pStyle w:val="14"/>
        <w:tabs>
          <w:tab w:val="right" w:leader="dot" w:pos="8300"/>
        </w:tabs>
        <w:spacing w:line="360" w:lineRule="auto"/>
        <w:ind w:firstLine="480" w:firstLineChars="200"/>
      </w:pPr>
      <w:r>
        <w:t>5.1.1基本学习能力评估结果</w:t>
      </w:r>
      <w:r>
        <w:tab/>
      </w:r>
      <w:r>
        <w:fldChar w:fldCharType="begin"/>
      </w:r>
      <w:r>
        <w:instrText xml:space="preserve"> PAGEREF _Toc23384 </w:instrText>
      </w:r>
      <w:r>
        <w:fldChar w:fldCharType="separate"/>
      </w:r>
      <w:r>
        <w:t>39</w:t>
      </w:r>
      <w:r>
        <w:fldChar w:fldCharType="end"/>
      </w:r>
    </w:p>
    <w:p>
      <w:pPr>
        <w:pStyle w:val="14"/>
        <w:tabs>
          <w:tab w:val="right" w:leader="dot" w:pos="8300"/>
        </w:tabs>
        <w:spacing w:line="360" w:lineRule="auto"/>
        <w:ind w:firstLine="480" w:firstLineChars="200"/>
      </w:pPr>
      <w:r>
        <w:rPr>
          <w:rFonts w:hint="eastAsia"/>
        </w:rPr>
        <w:t>5.1.2基本学习能力分析</w:t>
      </w:r>
      <w:r>
        <w:tab/>
      </w:r>
      <w:r>
        <w:fldChar w:fldCharType="begin"/>
      </w:r>
      <w:r>
        <w:instrText xml:space="preserve"> PAGEREF _Toc28102 </w:instrText>
      </w:r>
      <w:r>
        <w:fldChar w:fldCharType="separate"/>
      </w:r>
      <w:r>
        <w:t>40</w:t>
      </w:r>
      <w:r>
        <w:fldChar w:fldCharType="end"/>
      </w:r>
    </w:p>
    <w:p>
      <w:pPr>
        <w:pStyle w:val="18"/>
        <w:tabs>
          <w:tab w:val="right" w:leader="dot" w:pos="8300"/>
        </w:tabs>
        <w:spacing w:line="360" w:lineRule="auto"/>
      </w:pPr>
      <w:r>
        <w:rPr>
          <w:rFonts w:hint="eastAsia"/>
        </w:rPr>
        <w:t>5.2学习</w:t>
      </w:r>
      <w:r>
        <w:t>态度</w:t>
      </w:r>
      <w:r>
        <w:tab/>
      </w:r>
      <w:r>
        <w:fldChar w:fldCharType="begin"/>
      </w:r>
      <w:r>
        <w:instrText xml:space="preserve"> PAGEREF _Toc19597 </w:instrText>
      </w:r>
      <w:r>
        <w:fldChar w:fldCharType="separate"/>
      </w:r>
      <w:r>
        <w:t>42</w:t>
      </w:r>
      <w:r>
        <w:fldChar w:fldCharType="end"/>
      </w:r>
    </w:p>
    <w:p>
      <w:pPr>
        <w:pStyle w:val="14"/>
        <w:tabs>
          <w:tab w:val="right" w:leader="dot" w:pos="8300"/>
        </w:tabs>
        <w:spacing w:line="360" w:lineRule="auto"/>
        <w:ind w:firstLine="480" w:firstLineChars="200"/>
      </w:pPr>
      <w:r>
        <w:rPr>
          <w:rFonts w:hint="eastAsia"/>
        </w:rPr>
        <w:t>5.</w:t>
      </w:r>
      <w:r>
        <w:rPr>
          <w:rFonts w:hint="eastAsia"/>
          <w:lang w:val="en-US" w:eastAsia="zh-CN"/>
        </w:rPr>
        <w:t>2</w:t>
      </w:r>
      <w:r>
        <w:rPr>
          <w:rFonts w:hint="eastAsia"/>
        </w:rPr>
        <w:t>.1</w:t>
      </w:r>
      <w:r>
        <w:rPr>
          <w:rFonts w:hint="eastAsia" w:eastAsia="黑体" w:asciiTheme="majorHAnsi" w:hAnsiTheme="majorHAnsi"/>
        </w:rPr>
        <w:t>学习态度评估结果</w:t>
      </w:r>
      <w:r>
        <w:tab/>
      </w:r>
      <w:r>
        <w:fldChar w:fldCharType="begin"/>
      </w:r>
      <w:r>
        <w:instrText xml:space="preserve"> PAGEREF _Toc32560 </w:instrText>
      </w:r>
      <w:r>
        <w:fldChar w:fldCharType="separate"/>
      </w:r>
      <w:r>
        <w:t>42</w:t>
      </w:r>
      <w:r>
        <w:fldChar w:fldCharType="end"/>
      </w:r>
    </w:p>
    <w:p>
      <w:pPr>
        <w:pStyle w:val="14"/>
        <w:tabs>
          <w:tab w:val="right" w:leader="dot" w:pos="8300"/>
        </w:tabs>
        <w:spacing w:line="360" w:lineRule="auto"/>
        <w:ind w:firstLine="480" w:firstLineChars="200"/>
      </w:pPr>
      <w:r>
        <w:rPr>
          <w:rFonts w:hint="eastAsia"/>
        </w:rPr>
        <w:t>5.</w:t>
      </w:r>
      <w:r>
        <w:rPr>
          <w:rFonts w:hint="eastAsia"/>
          <w:lang w:val="en-US" w:eastAsia="zh-CN"/>
        </w:rPr>
        <w:t>2</w:t>
      </w:r>
      <w:r>
        <w:rPr>
          <w:rFonts w:hint="eastAsia"/>
        </w:rPr>
        <w:t>.2</w:t>
      </w:r>
      <w:r>
        <w:rPr>
          <w:rFonts w:hint="eastAsia" w:asciiTheme="majorHAnsi" w:hAnsiTheme="majorHAnsi"/>
        </w:rPr>
        <w:t>学习态度分析</w:t>
      </w:r>
      <w:r>
        <w:tab/>
      </w:r>
      <w:r>
        <w:fldChar w:fldCharType="begin"/>
      </w:r>
      <w:r>
        <w:instrText xml:space="preserve"> PAGEREF _Toc1743 </w:instrText>
      </w:r>
      <w:r>
        <w:fldChar w:fldCharType="separate"/>
      </w:r>
      <w:r>
        <w:t>43</w:t>
      </w:r>
      <w:r>
        <w:fldChar w:fldCharType="end"/>
      </w:r>
    </w:p>
    <w:p>
      <w:pPr>
        <w:pStyle w:val="18"/>
        <w:tabs>
          <w:tab w:val="right" w:leader="dot" w:pos="8300"/>
        </w:tabs>
        <w:spacing w:line="360" w:lineRule="auto"/>
      </w:pPr>
      <w:r>
        <w:rPr>
          <w:rFonts w:hint="eastAsia"/>
        </w:rPr>
        <w:t>5.3学习过程</w:t>
      </w:r>
      <w:r>
        <w:tab/>
      </w:r>
      <w:r>
        <w:fldChar w:fldCharType="begin"/>
      </w:r>
      <w:r>
        <w:instrText xml:space="preserve"> PAGEREF _Toc11276 </w:instrText>
      </w:r>
      <w:r>
        <w:fldChar w:fldCharType="separate"/>
      </w:r>
      <w:r>
        <w:t>44</w:t>
      </w:r>
      <w:r>
        <w:fldChar w:fldCharType="end"/>
      </w:r>
    </w:p>
    <w:p>
      <w:pPr>
        <w:pStyle w:val="14"/>
        <w:tabs>
          <w:tab w:val="right" w:leader="dot" w:pos="8300"/>
        </w:tabs>
        <w:spacing w:line="360" w:lineRule="auto"/>
        <w:ind w:firstLine="480" w:firstLineChars="200"/>
      </w:pPr>
      <w:r>
        <w:rPr>
          <w:rFonts w:hint="eastAsia"/>
        </w:rPr>
        <w:t>5.3.1学习过程评估结果</w:t>
      </w:r>
      <w:r>
        <w:tab/>
      </w:r>
      <w:r>
        <w:fldChar w:fldCharType="begin"/>
      </w:r>
      <w:r>
        <w:instrText xml:space="preserve"> PAGEREF _Toc30708 </w:instrText>
      </w:r>
      <w:r>
        <w:fldChar w:fldCharType="separate"/>
      </w:r>
      <w:r>
        <w:t>44</w:t>
      </w:r>
      <w:r>
        <w:fldChar w:fldCharType="end"/>
      </w:r>
    </w:p>
    <w:p>
      <w:pPr>
        <w:pStyle w:val="14"/>
        <w:tabs>
          <w:tab w:val="right" w:leader="dot" w:pos="8300"/>
        </w:tabs>
        <w:spacing w:line="360" w:lineRule="auto"/>
        <w:ind w:firstLine="480" w:firstLineChars="200"/>
      </w:pPr>
      <w:r>
        <w:rPr>
          <w:rFonts w:hint="eastAsia"/>
        </w:rPr>
        <w:t>5.3.2</w:t>
      </w:r>
      <w:r>
        <w:rPr>
          <w:rFonts w:hint="eastAsia" w:ascii="黑体" w:hAnsi="黑体"/>
        </w:rPr>
        <w:t>学习过程分析</w:t>
      </w:r>
      <w:r>
        <w:tab/>
      </w:r>
      <w:r>
        <w:fldChar w:fldCharType="begin"/>
      </w:r>
      <w:r>
        <w:instrText xml:space="preserve"> PAGEREF _Toc20882 </w:instrText>
      </w:r>
      <w:r>
        <w:fldChar w:fldCharType="separate"/>
      </w:r>
      <w:r>
        <w:t>46</w:t>
      </w:r>
      <w:r>
        <w:fldChar w:fldCharType="end"/>
      </w:r>
    </w:p>
    <w:p>
      <w:pPr>
        <w:pStyle w:val="18"/>
        <w:tabs>
          <w:tab w:val="right" w:leader="dot" w:pos="8300"/>
        </w:tabs>
        <w:spacing w:line="360" w:lineRule="auto"/>
      </w:pPr>
      <w:r>
        <w:rPr>
          <w:rFonts w:hint="eastAsia"/>
        </w:rPr>
        <w:t>5.4学习风格</w:t>
      </w:r>
      <w:r>
        <w:tab/>
      </w:r>
      <w:r>
        <w:fldChar w:fldCharType="begin"/>
      </w:r>
      <w:r>
        <w:instrText xml:space="preserve"> PAGEREF _Toc31785 </w:instrText>
      </w:r>
      <w:r>
        <w:fldChar w:fldCharType="separate"/>
      </w:r>
      <w:r>
        <w:t>48</w:t>
      </w:r>
      <w:r>
        <w:fldChar w:fldCharType="end"/>
      </w:r>
    </w:p>
    <w:p>
      <w:pPr>
        <w:pStyle w:val="14"/>
        <w:tabs>
          <w:tab w:val="right" w:leader="dot" w:pos="8300"/>
        </w:tabs>
        <w:spacing w:line="360" w:lineRule="auto"/>
        <w:ind w:firstLine="480" w:firstLineChars="200"/>
      </w:pPr>
      <w:r>
        <w:rPr>
          <w:rFonts w:hint="eastAsia"/>
        </w:rPr>
        <w:t>5.4.1学习风格评价结果</w:t>
      </w:r>
      <w:r>
        <w:tab/>
      </w:r>
      <w:r>
        <w:fldChar w:fldCharType="begin"/>
      </w:r>
      <w:r>
        <w:instrText xml:space="preserve"> PAGEREF _Toc18370 </w:instrText>
      </w:r>
      <w:r>
        <w:fldChar w:fldCharType="separate"/>
      </w:r>
      <w:r>
        <w:t>49</w:t>
      </w:r>
      <w:r>
        <w:fldChar w:fldCharType="end"/>
      </w:r>
    </w:p>
    <w:p>
      <w:pPr>
        <w:pStyle w:val="14"/>
        <w:tabs>
          <w:tab w:val="right" w:leader="dot" w:pos="8300"/>
        </w:tabs>
        <w:spacing w:line="360" w:lineRule="auto"/>
        <w:ind w:firstLine="480" w:firstLineChars="200"/>
      </w:pPr>
      <w:r>
        <w:rPr>
          <w:rFonts w:hint="eastAsia"/>
        </w:rPr>
        <w:t>5.4.2</w:t>
      </w:r>
      <w:r>
        <w:rPr>
          <w:rFonts w:hint="eastAsia" w:ascii="黑体" w:hAnsi="黑体"/>
        </w:rPr>
        <w:t>学习风格分析</w:t>
      </w:r>
      <w:r>
        <w:tab/>
      </w:r>
      <w:r>
        <w:fldChar w:fldCharType="begin"/>
      </w:r>
      <w:r>
        <w:instrText xml:space="preserve"> PAGEREF _Toc28108 </w:instrText>
      </w:r>
      <w:r>
        <w:fldChar w:fldCharType="separate"/>
      </w:r>
      <w:r>
        <w:t>49</w:t>
      </w:r>
      <w:r>
        <w:fldChar w:fldCharType="end"/>
      </w:r>
    </w:p>
    <w:p>
      <w:pPr>
        <w:pStyle w:val="14"/>
        <w:tabs>
          <w:tab w:val="right" w:leader="dot" w:pos="8300"/>
        </w:tabs>
        <w:spacing w:line="360" w:lineRule="auto"/>
      </w:pPr>
      <w:r>
        <w:rPr>
          <w:rFonts w:hint="eastAsia"/>
          <w:sz w:val="30"/>
          <w:szCs w:val="30"/>
        </w:rPr>
        <w:t>第六部分 心理健康评估</w:t>
      </w:r>
      <w:r>
        <w:tab/>
      </w:r>
      <w:r>
        <w:fldChar w:fldCharType="begin"/>
      </w:r>
      <w:r>
        <w:instrText xml:space="preserve"> PAGEREF _Toc24667 </w:instrText>
      </w:r>
      <w:r>
        <w:fldChar w:fldCharType="separate"/>
      </w:r>
      <w:r>
        <w:t>55</w:t>
      </w:r>
      <w:r>
        <w:fldChar w:fldCharType="end"/>
      </w:r>
    </w:p>
    <w:p>
      <w:pPr>
        <w:pStyle w:val="18"/>
        <w:tabs>
          <w:tab w:val="right" w:leader="dot" w:pos="8300"/>
        </w:tabs>
        <w:spacing w:line="360" w:lineRule="auto"/>
      </w:pPr>
      <w:r>
        <w:rPr>
          <w:rFonts w:hint="eastAsia"/>
        </w:rPr>
        <w:t>6.1心理健康评价结果</w:t>
      </w:r>
      <w:r>
        <w:tab/>
      </w:r>
      <w:r>
        <w:fldChar w:fldCharType="begin"/>
      </w:r>
      <w:r>
        <w:instrText xml:space="preserve"> PAGEREF _Toc7444 </w:instrText>
      </w:r>
      <w:r>
        <w:fldChar w:fldCharType="separate"/>
      </w:r>
      <w:r>
        <w:t>56</w:t>
      </w:r>
      <w:r>
        <w:fldChar w:fldCharType="end"/>
      </w:r>
    </w:p>
    <w:p>
      <w:pPr>
        <w:pStyle w:val="18"/>
        <w:tabs>
          <w:tab w:val="right" w:leader="dot" w:pos="8300"/>
        </w:tabs>
        <w:spacing w:line="360" w:lineRule="auto"/>
      </w:pPr>
      <w:r>
        <w:rPr>
          <w:rFonts w:hint="eastAsia"/>
        </w:rPr>
        <w:t>6.2心理健康分析</w:t>
      </w:r>
      <w:r>
        <w:tab/>
      </w:r>
      <w:r>
        <w:fldChar w:fldCharType="begin"/>
      </w:r>
      <w:r>
        <w:instrText xml:space="preserve"> PAGEREF _Toc8806 </w:instrText>
      </w:r>
      <w:r>
        <w:fldChar w:fldCharType="separate"/>
      </w:r>
      <w:r>
        <w:t>57</w:t>
      </w:r>
      <w:r>
        <w:fldChar w:fldCharType="end"/>
      </w:r>
    </w:p>
    <w:p>
      <w:pPr>
        <w:pStyle w:val="14"/>
        <w:spacing w:line="360" w:lineRule="auto"/>
        <w:rPr>
          <w:rFonts w:ascii="Times New Roman" w:hAnsi="Times New Roman" w:cs="Times New Roman"/>
        </w:rPr>
      </w:pPr>
      <w:r>
        <w:rPr>
          <w:rFonts w:ascii="Times New Roman" w:hAnsi="Times New Roman" w:cs="Times New Roman"/>
        </w:rPr>
        <w:fldChar w:fldCharType="end"/>
      </w:r>
    </w:p>
    <w:p>
      <w:pPr>
        <w:spacing w:line="440" w:lineRule="exact"/>
        <w:rPr>
          <w:rFonts w:ascii="Times New Roman" w:hAnsi="Times New Roman" w:cs="Times New Roman"/>
        </w:rPr>
      </w:pPr>
    </w:p>
    <w:p>
      <w:pPr>
        <w:spacing w:line="440" w:lineRule="exact"/>
        <w:rPr>
          <w:rFonts w:ascii="Times New Roman" w:hAnsi="Times New Roman" w:cs="Times New Roman"/>
        </w:rPr>
      </w:pPr>
    </w:p>
    <w:p>
      <w:pPr>
        <w:spacing w:line="440" w:lineRule="exact"/>
        <w:rPr>
          <w:rFonts w:ascii="Times New Roman" w:hAnsi="Times New Roman" w:cs="Times New Roman"/>
        </w:rPr>
      </w:pPr>
    </w:p>
    <w:p>
      <w:pPr>
        <w:spacing w:line="440" w:lineRule="exact"/>
        <w:rPr>
          <w:rFonts w:ascii="Times New Roman" w:hAnsi="Times New Roman" w:cs="Times New Roman"/>
        </w:rPr>
      </w:pPr>
    </w:p>
    <w:p>
      <w:pPr>
        <w:spacing w:line="440" w:lineRule="exact"/>
      </w:pPr>
    </w:p>
    <w:p>
      <w:pPr>
        <w:widowControl/>
        <w:jc w:val="left"/>
      </w:pPr>
      <w:r>
        <w:br w:type="page"/>
      </w:r>
    </w:p>
    <w:p>
      <w:pPr>
        <w:pStyle w:val="2"/>
      </w:pPr>
      <w:bookmarkStart w:id="0" w:name="_Toc13471"/>
      <w:r>
        <w:rPr>
          <w:rFonts w:hint="eastAsia"/>
        </w:rPr>
        <w:t>第一部分</w:t>
      </w:r>
      <w:r>
        <w:t xml:space="preserve"> </w:t>
      </w:r>
      <w:r>
        <w:rPr>
          <w:rFonts w:hint="eastAsia"/>
        </w:rPr>
        <w:t>人格</w:t>
      </w:r>
      <w:r>
        <w:t>特性</w:t>
      </w:r>
      <w:r>
        <w:rPr>
          <w:rFonts w:hint="eastAsia"/>
        </w:rPr>
        <w:t>评估</w:t>
      </w:r>
      <w:bookmarkEnd w:id="0"/>
    </w:p>
    <w:p>
      <w:pPr>
        <w:spacing w:line="480" w:lineRule="exact"/>
        <w:ind w:firstLine="480"/>
      </w:pPr>
      <w:r>
        <w:rPr>
          <w:rFonts w:hint="eastAsia"/>
        </w:rPr>
        <w:t>该部分是对您人格</w:t>
      </w:r>
      <w:r>
        <w:t>特性</w:t>
      </w:r>
      <w:r>
        <w:rPr>
          <w:rFonts w:hint="eastAsia"/>
        </w:rPr>
        <w:t>的个性化描述。</w:t>
      </w:r>
      <w:r>
        <w:t>基于</w:t>
      </w:r>
      <w:r>
        <w:rPr>
          <w:rFonts w:ascii="Times New Roman" w:hAnsi="Times New Roman" w:cs="Times New Roman"/>
        </w:rPr>
        <w:t>MBTI</w:t>
      </w:r>
      <w:r>
        <w:rPr>
          <w:rFonts w:hint="eastAsia"/>
        </w:rPr>
        <w:t>性格评估理论模型，用以衡量和描述人们在</w:t>
      </w:r>
      <w:r>
        <w:t>能量来源（</w:t>
      </w:r>
      <w:r>
        <w:rPr>
          <w:rFonts w:hint="eastAsia"/>
        </w:rPr>
        <w:t>外向或内向</w:t>
      </w:r>
      <w:r>
        <w:t>）、</w:t>
      </w:r>
      <w:r>
        <w:rPr>
          <w:rFonts w:hint="eastAsia"/>
        </w:rPr>
        <w:t>获取信息</w:t>
      </w:r>
      <w:r>
        <w:t>（</w:t>
      </w:r>
      <w:r>
        <w:rPr>
          <w:rFonts w:hint="eastAsia"/>
        </w:rPr>
        <w:t>感觉或直觉</w:t>
      </w:r>
      <w:r>
        <w:t>）</w:t>
      </w:r>
      <w:r>
        <w:rPr>
          <w:rFonts w:hint="eastAsia"/>
        </w:rPr>
        <w:t>、作出决策</w:t>
      </w:r>
      <w:r>
        <w:t>（</w:t>
      </w:r>
      <w:r>
        <w:rPr>
          <w:rFonts w:hint="eastAsia"/>
        </w:rPr>
        <w:t>思考或情感</w:t>
      </w:r>
      <w:r>
        <w:t>）</w:t>
      </w:r>
      <w:r>
        <w:rPr>
          <w:rFonts w:hint="eastAsia"/>
        </w:rPr>
        <w:t>、</w:t>
      </w:r>
      <w:r>
        <w:t>行动方式（判断或知觉）四个</w:t>
      </w:r>
      <w:r>
        <w:rPr>
          <w:rFonts w:hint="eastAsia"/>
        </w:rPr>
        <w:t>维度的心理活动规律和人格类型，并且</w:t>
      </w:r>
      <w:r>
        <w:t>该理论模型清楚的解释了人格与职业之间的关系。</w:t>
      </w:r>
    </w:p>
    <w:p>
      <w:pPr>
        <w:spacing w:line="480" w:lineRule="exact"/>
        <w:ind w:firstLine="480"/>
      </w:pPr>
      <w:r>
        <w:rPr>
          <w:rFonts w:hint="eastAsia"/>
        </w:rPr>
        <w:t>四个维度如同四把标尺，每个人的性格都会落在标尺的某个点上，这个点靠近哪个端点，就意味着个体就有哪方面的偏好。如在第一维度上，个体的性格靠近外向这一端，</w:t>
      </w:r>
      <w:r>
        <w:t>性格</w:t>
      </w:r>
      <w:r>
        <w:rPr>
          <w:rFonts w:hint="eastAsia"/>
        </w:rPr>
        <w:t>就偏外向，而且越接近端点，偏好越强。作为个体，一方面</w:t>
      </w:r>
      <w:r>
        <w:t>可以</w:t>
      </w:r>
      <w:r>
        <w:rPr>
          <w:rFonts w:hint="eastAsia"/>
        </w:rPr>
        <w:t>根据内心的感受识别自我偏好，发挥优势，另一方面，又要约束自我性格的弱点。性格没有好与坏，测试的目的是反映最真实的自己，而不是别人所期待的你。</w:t>
      </w:r>
    </w:p>
    <w:p>
      <w:pPr>
        <w:pStyle w:val="3"/>
      </w:pPr>
      <w:bookmarkStart w:id="1" w:name="_Toc14157"/>
      <w:r>
        <w:rPr>
          <w:rFonts w:ascii="Times New Roman" w:hAnsi="Times New Roman"/>
        </w:rPr>
        <w:t>1.1</w:t>
      </w:r>
      <w:r>
        <w:rPr>
          <w:rFonts w:hint="eastAsia"/>
        </w:rPr>
        <w:t>人格</w:t>
      </w:r>
      <w:r>
        <w:t>特性类</w:t>
      </w:r>
      <w:r>
        <w:rPr>
          <w:rFonts w:hint="eastAsia"/>
        </w:rPr>
        <w:t>别</w:t>
      </w:r>
      <w:r>
        <w:t>评估结果</w:t>
      </w:r>
      <w:bookmarkEnd w:id="1"/>
    </w:p>
    <w:p>
      <w:pPr>
        <w:widowControl/>
        <w:autoSpaceDE w:val="0"/>
        <w:autoSpaceDN w:val="0"/>
        <w:adjustRightInd w:val="0"/>
        <w:spacing w:line="480" w:lineRule="exact"/>
        <w:jc w:val="left"/>
        <w:rPr>
          <w:rFonts w:ascii="Times" w:hAnsi="Times" w:cs="Times"/>
          <w:color w:val="000000"/>
          <w:kern w:val="0"/>
        </w:rPr>
      </w:pPr>
      <w:r>
        <w:rPr>
          <w:rFonts w:ascii="Times" w:hAnsi="Times" w:cs="Times"/>
          <w:color w:val="000000"/>
          <w:kern w:val="0"/>
        </w:rPr>
        <w:t xml:space="preserve">    下图为人格特性的评估结果，</w:t>
      </w:r>
      <w:r>
        <w:rPr>
          <w:rFonts w:hint="eastAsia" w:ascii="Times" w:hAnsi="Times" w:cs="Times"/>
          <w:color w:val="000000"/>
          <w:kern w:val="0"/>
        </w:rPr>
        <w:t>展示</w:t>
      </w:r>
      <w:r>
        <w:rPr>
          <w:rFonts w:ascii="Times" w:hAnsi="Times" w:cs="Times"/>
          <w:color w:val="000000"/>
          <w:kern w:val="0"/>
        </w:rPr>
        <w:t>了测试者在四个人格维度上的倾向以及程度</w:t>
      </w:r>
      <w:r>
        <w:rPr>
          <w:rFonts w:hint="eastAsia" w:ascii="Times" w:hAnsi="Times" w:cs="Times"/>
          <w:color w:val="000000"/>
          <w:kern w:val="0"/>
        </w:rPr>
        <w:t>描述</w:t>
      </w:r>
      <w:r>
        <w:rPr>
          <w:rFonts w:ascii="Times" w:hAnsi="Times" w:cs="Times"/>
          <w:color w:val="000000"/>
          <w:kern w:val="0"/>
        </w:rPr>
        <w:t>。根据该结果能够清楚知道自己的人格类型，</w:t>
      </w:r>
      <w:r>
        <w:rPr>
          <w:rFonts w:hint="eastAsia" w:ascii="Times" w:hAnsi="Times" w:cs="Times"/>
          <w:color w:val="000000"/>
          <w:kern w:val="0"/>
        </w:rPr>
        <w:t>并</w:t>
      </w:r>
      <w:r>
        <w:rPr>
          <w:rFonts w:ascii="Times" w:hAnsi="Times" w:cs="Times"/>
          <w:color w:val="000000"/>
          <w:kern w:val="0"/>
        </w:rPr>
        <w:t>结</w:t>
      </w:r>
      <w:r>
        <w:rPr>
          <w:rFonts w:hint="eastAsia" w:ascii="Times" w:hAnsi="Times" w:cs="Times"/>
          <w:color w:val="000000"/>
          <w:kern w:val="0"/>
        </w:rPr>
        <w:t>合</w:t>
      </w:r>
      <w:r>
        <w:rPr>
          <w:rFonts w:ascii="Times" w:hAnsi="Times" w:cs="Times"/>
          <w:color w:val="000000"/>
          <w:kern w:val="0"/>
        </w:rPr>
        <w:t>后面的详细解释准确了解自己。</w:t>
      </w:r>
    </w:p>
    <w:p>
      <w:pPr>
        <w:widowControl/>
        <w:autoSpaceDE w:val="0"/>
        <w:autoSpaceDN w:val="0"/>
        <w:adjustRightInd w:val="0"/>
        <w:spacing w:after="240" w:line="280" w:lineRule="atLeast"/>
        <w:jc w:val="center"/>
        <w:rPr>
          <w:rFonts w:ascii="黑体" w:hAnsi="黑体" w:eastAsia="黑体" w:cs="Times"/>
          <w:color w:val="000000"/>
          <w:kern w:val="0"/>
        </w:rPr>
      </w:pPr>
      <w:r>
        <w:rPr>
          <w:rFonts w:ascii="Times" w:hAnsi="Times" w:cs="Times"/>
          <w:b/>
          <w:bCs/>
          <w:color w:val="000000"/>
          <w:kern w:val="0"/>
        </w:rPr>
        <w:drawing>
          <wp:anchor distT="0" distB="0" distL="114300" distR="114300" simplePos="0" relativeHeight="251679744" behindDoc="0" locked="0" layoutInCell="1" allowOverlap="1">
            <wp:simplePos x="0" y="0"/>
            <wp:positionH relativeFrom="column">
              <wp:posOffset>279400</wp:posOffset>
            </wp:positionH>
            <wp:positionV relativeFrom="paragraph">
              <wp:posOffset>60325</wp:posOffset>
            </wp:positionV>
            <wp:extent cx="4936490" cy="345630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936386" cy="3456477"/>
                    </a:xfrm>
                    <a:prstGeom prst="rect">
                      <a:avLst/>
                    </a:prstGeom>
                  </pic:spPr>
                </pic:pic>
              </a:graphicData>
            </a:graphic>
          </wp:anchor>
        </w:drawing>
      </w:r>
    </w:p>
    <w:p>
      <w:pPr>
        <w:widowControl/>
        <w:autoSpaceDE w:val="0"/>
        <w:autoSpaceDN w:val="0"/>
        <w:adjustRightInd w:val="0"/>
        <w:spacing w:after="240" w:line="280" w:lineRule="atLeast"/>
        <w:jc w:val="center"/>
        <w:rPr>
          <w:rFonts w:ascii="黑体" w:hAnsi="黑体" w:eastAsia="黑体" w:cs="Times"/>
          <w:color w:val="000000"/>
          <w:kern w:val="0"/>
        </w:rPr>
      </w:pPr>
    </w:p>
    <w:p>
      <w:pPr>
        <w:widowControl/>
        <w:autoSpaceDE w:val="0"/>
        <w:autoSpaceDN w:val="0"/>
        <w:adjustRightInd w:val="0"/>
        <w:spacing w:after="240" w:line="280" w:lineRule="atLeast"/>
        <w:jc w:val="center"/>
        <w:rPr>
          <w:rFonts w:ascii="黑体" w:hAnsi="黑体" w:eastAsia="黑体" w:cs="Times"/>
          <w:color w:val="000000"/>
          <w:kern w:val="0"/>
        </w:rPr>
      </w:pPr>
    </w:p>
    <w:p>
      <w:pPr>
        <w:widowControl/>
        <w:autoSpaceDE w:val="0"/>
        <w:autoSpaceDN w:val="0"/>
        <w:adjustRightInd w:val="0"/>
        <w:spacing w:after="240" w:line="280" w:lineRule="atLeast"/>
        <w:jc w:val="center"/>
        <w:rPr>
          <w:rFonts w:ascii="黑体" w:hAnsi="黑体" w:eastAsia="黑体" w:cs="Times"/>
          <w:color w:val="000000"/>
          <w:kern w:val="0"/>
        </w:rPr>
      </w:pPr>
    </w:p>
    <w:p>
      <w:pPr>
        <w:widowControl/>
        <w:autoSpaceDE w:val="0"/>
        <w:autoSpaceDN w:val="0"/>
        <w:adjustRightInd w:val="0"/>
        <w:spacing w:after="240" w:line="280" w:lineRule="atLeast"/>
        <w:jc w:val="center"/>
        <w:rPr>
          <w:rFonts w:ascii="黑体" w:hAnsi="黑体" w:eastAsia="黑体" w:cs="Times"/>
          <w:color w:val="000000"/>
          <w:kern w:val="0"/>
        </w:rPr>
      </w:pPr>
    </w:p>
    <w:p>
      <w:pPr>
        <w:widowControl/>
        <w:autoSpaceDE w:val="0"/>
        <w:autoSpaceDN w:val="0"/>
        <w:adjustRightInd w:val="0"/>
        <w:spacing w:after="240" w:line="280" w:lineRule="atLeast"/>
        <w:jc w:val="center"/>
        <w:rPr>
          <w:rFonts w:ascii="黑体" w:hAnsi="黑体" w:eastAsia="黑体" w:cs="Times"/>
          <w:color w:val="000000"/>
          <w:kern w:val="0"/>
        </w:rPr>
      </w:pPr>
    </w:p>
    <w:p>
      <w:pPr>
        <w:widowControl/>
        <w:autoSpaceDE w:val="0"/>
        <w:autoSpaceDN w:val="0"/>
        <w:adjustRightInd w:val="0"/>
        <w:spacing w:after="240" w:line="280" w:lineRule="atLeast"/>
        <w:jc w:val="center"/>
        <w:rPr>
          <w:rFonts w:ascii="黑体" w:hAnsi="黑体" w:eastAsia="黑体" w:cs="Times"/>
          <w:color w:val="000000"/>
          <w:kern w:val="0"/>
        </w:rPr>
      </w:pPr>
    </w:p>
    <w:p>
      <w:pPr>
        <w:widowControl/>
        <w:autoSpaceDE w:val="0"/>
        <w:autoSpaceDN w:val="0"/>
        <w:adjustRightInd w:val="0"/>
        <w:spacing w:after="240" w:line="280" w:lineRule="atLeast"/>
        <w:jc w:val="center"/>
        <w:rPr>
          <w:rFonts w:ascii="黑体" w:hAnsi="黑体" w:eastAsia="黑体" w:cs="Times"/>
          <w:color w:val="000000"/>
          <w:kern w:val="0"/>
        </w:rPr>
      </w:pPr>
    </w:p>
    <w:p>
      <w:pPr>
        <w:widowControl/>
        <w:autoSpaceDE w:val="0"/>
        <w:autoSpaceDN w:val="0"/>
        <w:adjustRightInd w:val="0"/>
        <w:spacing w:after="240" w:line="280" w:lineRule="atLeast"/>
        <w:jc w:val="center"/>
        <w:rPr>
          <w:rFonts w:ascii="黑体" w:hAnsi="黑体" w:eastAsia="黑体" w:cs="Times"/>
          <w:color w:val="000000"/>
          <w:kern w:val="0"/>
        </w:rPr>
      </w:pPr>
    </w:p>
    <w:p>
      <w:pPr>
        <w:widowControl/>
        <w:autoSpaceDE w:val="0"/>
        <w:autoSpaceDN w:val="0"/>
        <w:adjustRightInd w:val="0"/>
        <w:spacing w:after="240" w:line="280" w:lineRule="atLeast"/>
        <w:rPr>
          <w:rFonts w:ascii="黑体" w:hAnsi="黑体" w:eastAsia="黑体" w:cs="Times"/>
          <w:color w:val="000000"/>
          <w:kern w:val="0"/>
        </w:rPr>
      </w:pPr>
    </w:p>
    <w:p>
      <w:pPr>
        <w:widowControl/>
        <w:autoSpaceDE w:val="0"/>
        <w:autoSpaceDN w:val="0"/>
        <w:adjustRightInd w:val="0"/>
        <w:spacing w:after="240" w:line="280" w:lineRule="atLeast"/>
        <w:jc w:val="center"/>
        <w:rPr>
          <w:rFonts w:ascii="黑体" w:hAnsi="黑体" w:eastAsia="黑体" w:cs="Times"/>
          <w:color w:val="000000"/>
          <w:kern w:val="0"/>
        </w:rPr>
      </w:pPr>
      <w:commentRangeStart w:id="0"/>
      <w:r>
        <w:rPr>
          <w:rFonts w:ascii="黑体" w:hAnsi="黑体" w:eastAsia="黑体" w:cs="Times"/>
          <w:color w:val="000000"/>
          <w:kern w:val="0"/>
        </w:rPr>
        <w:t>人格特性评估结果示意图</w:t>
      </w:r>
      <w:commentRangeEnd w:id="0"/>
      <w:r>
        <w:rPr>
          <w:rStyle w:val="24"/>
        </w:rPr>
        <w:commentReference w:id="0"/>
      </w:r>
    </w:p>
    <w:p>
      <w:pPr>
        <w:pStyle w:val="3"/>
        <w:rPr>
          <w:rFonts w:ascii="Times New Roman" w:hAnsi="Times New Roman" w:cs="Times New Roman"/>
        </w:rPr>
      </w:pPr>
      <w:bookmarkStart w:id="2" w:name="_Toc11831"/>
      <w:r>
        <w:rPr>
          <w:rFonts w:ascii="Times New Roman" w:hAnsi="Times New Roman" w:cs="Times New Roman"/>
        </w:rPr>
        <w:t>1.2人格特性类型分析</w:t>
      </w:r>
      <w:bookmarkEnd w:id="2"/>
    </w:p>
    <w:p>
      <w:pPr>
        <w:spacing w:line="480" w:lineRule="exact"/>
        <w:ind w:firstLine="480"/>
      </w:pPr>
      <w:r>
        <w:rPr>
          <w:rFonts w:hint="eastAsia"/>
        </w:rPr>
        <w:t>根据测试结果，您的类型为</w:t>
      </w:r>
      <w:commentRangeStart w:id="1"/>
      <w:r>
        <w:rPr>
          <w:rFonts w:ascii="Times New Roman" w:hAnsi="Times New Roman" w:cs="Times New Roman"/>
        </w:rPr>
        <w:t>ENTJ型</w:t>
      </w:r>
      <w:r>
        <w:rPr>
          <w:rFonts w:hint="eastAsia"/>
        </w:rPr>
        <w:t>（外向</w:t>
      </w:r>
      <w:r>
        <w:rPr>
          <w:rFonts w:ascii="Times New Roman" w:hAnsi="Times New Roman" w:cs="Times New Roman"/>
        </w:rPr>
        <w:t>+</w:t>
      </w:r>
      <w:r>
        <w:rPr>
          <w:rFonts w:hint="eastAsia"/>
        </w:rPr>
        <w:t>直觉</w:t>
      </w:r>
      <w:r>
        <w:rPr>
          <w:rFonts w:hint="eastAsia" w:ascii="Times New Roman" w:hAnsi="Times New Roman" w:cs="Times New Roman"/>
        </w:rPr>
        <w:t>+</w:t>
      </w:r>
      <w:r>
        <w:rPr>
          <w:rFonts w:hint="eastAsia"/>
        </w:rPr>
        <w:t>思考</w:t>
      </w:r>
      <w:r>
        <w:rPr>
          <w:rFonts w:hint="eastAsia" w:ascii="Times New Roman" w:hAnsi="Times New Roman" w:cs="Times New Roman"/>
        </w:rPr>
        <w:t>+</w:t>
      </w:r>
      <w:r>
        <w:rPr>
          <w:rFonts w:hint="eastAsia"/>
        </w:rPr>
        <w:t>判断）</w:t>
      </w:r>
      <w:commentRangeEnd w:id="1"/>
      <w:r>
        <w:rPr>
          <w:rStyle w:val="24"/>
        </w:rPr>
        <w:commentReference w:id="1"/>
      </w:r>
      <w:r>
        <w:rPr>
          <w:rFonts w:hint="eastAsia"/>
        </w:rPr>
        <w:t>，下面我们将从人格类型基本描述、气质类型、人格类型的优劣势</w:t>
      </w:r>
      <w:r>
        <w:t>、</w:t>
      </w:r>
      <w:r>
        <w:rPr>
          <w:rFonts w:hint="eastAsia"/>
        </w:rPr>
        <w:t>人格类型的功能运用以及成功秘诀方面</w:t>
      </w:r>
      <w:r>
        <w:t>，进行</w:t>
      </w:r>
      <w:r>
        <w:rPr>
          <w:rFonts w:hint="eastAsia"/>
        </w:rPr>
        <w:t>具体</w:t>
      </w:r>
      <w:r>
        <w:t>的</w:t>
      </w:r>
      <w:r>
        <w:rPr>
          <w:rFonts w:hint="eastAsia"/>
        </w:rPr>
        <w:t>解释。</w:t>
      </w:r>
    </w:p>
    <w:p>
      <w:pPr>
        <w:pStyle w:val="21"/>
      </w:pPr>
      <w:bookmarkStart w:id="3" w:name="_Toc9353"/>
      <w:commentRangeStart w:id="2"/>
      <w:r>
        <w:rPr>
          <w:rFonts w:ascii="Times New Roman" w:hAnsi="Times New Roman"/>
        </w:rPr>
        <w:t>1.2.1</w:t>
      </w:r>
      <w:r>
        <w:rPr>
          <w:rFonts w:hint="eastAsia"/>
        </w:rPr>
        <w:t>人格</w:t>
      </w:r>
      <w:r>
        <w:t>类型基本描述</w:t>
      </w:r>
      <w:bookmarkEnd w:id="3"/>
    </w:p>
    <w:p>
      <w:pPr>
        <w:pStyle w:val="27"/>
        <w:numPr>
          <w:ilvl w:val="1"/>
          <w:numId w:val="1"/>
        </w:numPr>
        <w:spacing w:line="480" w:lineRule="exact"/>
        <w:ind w:firstLineChars="0"/>
      </w:pPr>
      <w:r>
        <w:rPr>
          <w:rFonts w:ascii="Times New Roman" w:hAnsi="Times New Roman" w:cs="Times New Roman"/>
        </w:rPr>
        <w:t>ENTJ</w:t>
      </w:r>
      <w:r>
        <w:rPr>
          <w:rFonts w:hint="eastAsia"/>
        </w:rPr>
        <w:t>型的人是头脑灵活的思想家和伟大的长远规划者，他们很有条理和分析能力，所以他们通常对要求推理和才智的任何事情都很擅长。为了在完成工作中称职，他们通常会很自然地看出所处情况中可能存在的缺陷，并且立刻知道如何改进。他们力求精通整个体系，而不是简单地把它们作为现存的接受而已</w:t>
      </w:r>
      <w:r>
        <w:t>。</w:t>
      </w:r>
    </w:p>
    <w:p>
      <w:pPr>
        <w:pStyle w:val="27"/>
        <w:numPr>
          <w:ilvl w:val="1"/>
          <w:numId w:val="1"/>
        </w:numPr>
        <w:spacing w:line="480" w:lineRule="exact"/>
        <w:ind w:firstLineChars="0"/>
      </w:pPr>
      <w:r>
        <w:rPr>
          <w:rFonts w:hint="eastAsia" w:ascii="Times New Roman" w:hAnsi="Times New Roman" w:cs="Times New Roman"/>
        </w:rPr>
        <w:t>ENTJ</w:t>
      </w:r>
      <w:r>
        <w:rPr>
          <w:rFonts w:hint="eastAsia"/>
        </w:rPr>
        <w:t>型的人乐于完成一些需要解决的复杂问题，他们大胆地力求掌握使他们感兴趣的任何事情。</w:t>
      </w:r>
    </w:p>
    <w:p>
      <w:pPr>
        <w:pStyle w:val="27"/>
        <w:numPr>
          <w:ilvl w:val="1"/>
          <w:numId w:val="1"/>
        </w:numPr>
        <w:spacing w:line="480" w:lineRule="exact"/>
        <w:ind w:firstLineChars="0"/>
      </w:pPr>
      <w:r>
        <w:rPr>
          <w:rFonts w:hint="eastAsia" w:ascii="Times New Roman" w:hAnsi="Times New Roman" w:cs="Times New Roman"/>
        </w:rPr>
        <w:t>ENTJ</w:t>
      </w:r>
      <w:r>
        <w:rPr>
          <w:rFonts w:hint="eastAsia"/>
        </w:rPr>
        <w:t>型的人把事实看得高于一切，只有通过逻辑的推理才会确信</w:t>
      </w:r>
      <w:r>
        <w:t>。</w:t>
      </w:r>
    </w:p>
    <w:p>
      <w:pPr>
        <w:pStyle w:val="27"/>
        <w:numPr>
          <w:ilvl w:val="1"/>
          <w:numId w:val="1"/>
        </w:numPr>
        <w:spacing w:line="480" w:lineRule="exact"/>
        <w:ind w:firstLineChars="0"/>
      </w:pPr>
      <w:r>
        <w:rPr>
          <w:rFonts w:hint="eastAsia" w:ascii="Times New Roman" w:hAnsi="Times New Roman" w:cs="Times New Roman"/>
        </w:rPr>
        <w:t>ENTJ型的人渴望不断增加自己的知识基础，他们系统地计划和研究新情况。他们乐于钻研复杂的理论性问题，力求精通任何他们认为有趣的事物。他们对于行为的未来结果更感兴趣，而不是事物现存的状况。</w:t>
      </w:r>
    </w:p>
    <w:p>
      <w:pPr>
        <w:pStyle w:val="27"/>
        <w:numPr>
          <w:ilvl w:val="1"/>
          <w:numId w:val="1"/>
        </w:numPr>
        <w:spacing w:line="480" w:lineRule="exact"/>
        <w:ind w:firstLineChars="0"/>
      </w:pPr>
      <w:r>
        <w:rPr>
          <w:rFonts w:hint="eastAsia" w:ascii="Times New Roman" w:hAnsi="Times New Roman" w:cs="Times New Roman"/>
        </w:rPr>
        <w:t>ENFJ型的人是热心而真诚的天生的领导者</w:t>
      </w:r>
      <w:r>
        <w:rPr>
          <w:rFonts w:hint="eastAsia"/>
        </w:rPr>
        <w:t>。</w:t>
      </w:r>
    </w:p>
    <w:p>
      <w:pPr>
        <w:pStyle w:val="27"/>
        <w:numPr>
          <w:ilvl w:val="1"/>
          <w:numId w:val="1"/>
        </w:numPr>
        <w:spacing w:line="480" w:lineRule="exact"/>
        <w:ind w:firstLineChars="0"/>
      </w:pPr>
      <w:r>
        <w:rPr>
          <w:rFonts w:hint="eastAsia" w:ascii="Times New Roman" w:hAnsi="Times New Roman" w:cs="Times New Roman"/>
        </w:rPr>
        <w:t>ENTJ</w:t>
      </w:r>
      <w:r>
        <w:rPr>
          <w:rFonts w:hint="eastAsia"/>
        </w:rPr>
        <w:t>型的人是伟大的领导者和决策人。他们能轻易地看出事物具有的可能性，很高兴指导别人，使他们的想象成为现实。他们往往能够控制他们所处的任何环境。因为他们具有预见能力，并且向别人传播他们的观点，所以他们是出色的群众组织者，他们往往按照一套相当严格的规律生活，并且希望别人也是如此。因此他们往往具有挑战性，同样艰难地推动自我和他人前进。</w:t>
      </w:r>
    </w:p>
    <w:p>
      <w:pPr>
        <w:pStyle w:val="21"/>
        <w:rPr>
          <w:rFonts w:ascii="Times New Roman" w:hAnsi="Times New Roman" w:cs="Times New Roman"/>
        </w:rPr>
      </w:pPr>
      <w:bookmarkStart w:id="4" w:name="_Toc26770"/>
      <w:r>
        <w:rPr>
          <w:rFonts w:ascii="Times New Roman" w:hAnsi="Times New Roman" w:cs="Times New Roman"/>
        </w:rPr>
        <w:t>1.2.2气质类型</w:t>
      </w:r>
      <w:bookmarkEnd w:id="4"/>
    </w:p>
    <w:p>
      <w:pPr>
        <w:pStyle w:val="27"/>
        <w:numPr>
          <w:ilvl w:val="1"/>
          <w:numId w:val="1"/>
        </w:numPr>
        <w:spacing w:line="480" w:lineRule="exact"/>
        <w:ind w:firstLineChars="0"/>
      </w:pPr>
      <w:r>
        <w:rPr>
          <w:rFonts w:hint="eastAsia"/>
        </w:rPr>
        <w:t>你的气质类型是概念主义者。“概念主义者”型的人自信、有智慧、富有想像力。他们的原则是“所有的事情都要做到最好”。“概念主义者”是四种类型中最独立的一种人。他们工作原则性强，标准高，对自己和对别人的要求都很严格。他们不会被别人的冷遇和批评干扰，喜欢以自己的方式做事。</w:t>
      </w:r>
    </w:p>
    <w:p>
      <w:pPr>
        <w:pStyle w:val="27"/>
        <w:numPr>
          <w:ilvl w:val="1"/>
          <w:numId w:val="1"/>
        </w:numPr>
        <w:spacing w:line="480" w:lineRule="exact"/>
        <w:ind w:firstLineChars="0"/>
      </w:pPr>
      <w:r>
        <w:rPr>
          <w:rFonts w:hint="eastAsia"/>
        </w:rPr>
        <w:t>“概念主义者”型的人天生好奇，无论是由于工作本身的需要还是出于长远的考虑，他们很喜欢不断地吸取知识，他们因此而常常看得到同一问题的多个不同的方面，习惯于全面地、概括地思考问题，和一分为二地看待问题。他们很善于发现事物的可能性，理解事物的复杂性，喜欢进行逻辑的分析，从而对真实或假设的问题构思出解决方案。</w:t>
      </w:r>
    </w:p>
    <w:p>
      <w:pPr>
        <w:pStyle w:val="27"/>
        <w:numPr>
          <w:ilvl w:val="1"/>
          <w:numId w:val="1"/>
        </w:numPr>
        <w:spacing w:line="480" w:lineRule="exact"/>
        <w:ind w:firstLineChars="0"/>
      </w:pPr>
      <w:r>
        <w:rPr>
          <w:rFonts w:hint="eastAsia"/>
        </w:rPr>
        <w:t>“概念主义者”喜欢能够提供自由、变化和需要有较高的智力才能完成的工作，不喜欢简单、重复的工作。他们喜欢看到自己的想法能够得到实施。</w:t>
      </w:r>
    </w:p>
    <w:p>
      <w:pPr>
        <w:pStyle w:val="27"/>
        <w:numPr>
          <w:ilvl w:val="1"/>
          <w:numId w:val="1"/>
        </w:numPr>
        <w:spacing w:line="480" w:lineRule="exact"/>
        <w:ind w:firstLineChars="0"/>
      </w:pPr>
      <w:r>
        <w:rPr>
          <w:rFonts w:hint="eastAsia"/>
        </w:rPr>
        <w:t>“概念主义者”会对那些他们认为不够能干的人不耐烦，喜欢与很有能力的上司、下属、同事共事。许多“概念主义者”型的人推崇权力，易于被有权力的人和权力地位所吸引。</w:t>
      </w:r>
    </w:p>
    <w:p>
      <w:pPr>
        <w:pStyle w:val="21"/>
      </w:pPr>
      <w:bookmarkStart w:id="5" w:name="_Toc16106"/>
      <w:r>
        <w:t>1.2.3</w:t>
      </w:r>
      <w:r>
        <w:rPr>
          <w:rFonts w:hint="eastAsia" w:ascii="黑体" w:hAnsi="黑体"/>
        </w:rPr>
        <w:t>人格</w:t>
      </w:r>
      <w:r>
        <w:rPr>
          <w:rFonts w:ascii="黑体" w:hAnsi="黑体"/>
        </w:rPr>
        <w:t>类型优势</w:t>
      </w:r>
      <w:bookmarkEnd w:id="5"/>
    </w:p>
    <w:p>
      <w:pPr>
        <w:pStyle w:val="27"/>
        <w:numPr>
          <w:ilvl w:val="1"/>
          <w:numId w:val="1"/>
        </w:numPr>
        <w:spacing w:line="480" w:lineRule="exact"/>
        <w:ind w:firstLineChars="0"/>
      </w:pPr>
      <w:r>
        <w:rPr>
          <w:rFonts w:hint="eastAsia"/>
        </w:rPr>
        <w:t>能看到事情的可能发展情况及其潜在含义</w:t>
      </w:r>
      <w:r>
        <w:t>。</w:t>
      </w:r>
    </w:p>
    <w:p>
      <w:pPr>
        <w:pStyle w:val="27"/>
        <w:numPr>
          <w:ilvl w:val="1"/>
          <w:numId w:val="1"/>
        </w:numPr>
        <w:spacing w:line="480" w:lineRule="exact"/>
        <w:ind w:firstLineChars="0"/>
      </w:pPr>
      <w:r>
        <w:rPr>
          <w:rFonts w:hint="eastAsia"/>
        </w:rPr>
        <w:t>能逻辑地、分析地做出决定</w:t>
      </w:r>
      <w:r>
        <w:t>。</w:t>
      </w:r>
    </w:p>
    <w:p>
      <w:pPr>
        <w:pStyle w:val="27"/>
        <w:numPr>
          <w:ilvl w:val="1"/>
          <w:numId w:val="1"/>
        </w:numPr>
        <w:spacing w:line="480" w:lineRule="exact"/>
        <w:ind w:firstLineChars="0"/>
      </w:pPr>
      <w:r>
        <w:rPr>
          <w:rFonts w:hint="eastAsia"/>
        </w:rPr>
        <w:t>有创造性解决问题的天资，能客观地审查</w:t>
      </w:r>
      <w:r>
        <w:t>。</w:t>
      </w:r>
    </w:p>
    <w:p>
      <w:pPr>
        <w:pStyle w:val="27"/>
        <w:numPr>
          <w:ilvl w:val="1"/>
          <w:numId w:val="1"/>
        </w:numPr>
        <w:spacing w:line="480" w:lineRule="exact"/>
        <w:ind w:firstLineChars="0"/>
      </w:pPr>
      <w:r>
        <w:rPr>
          <w:rFonts w:hint="eastAsia"/>
        </w:rPr>
        <w:t>自信且有天生的领导才能问题</w:t>
      </w:r>
      <w:r>
        <w:t>。</w:t>
      </w:r>
    </w:p>
    <w:p>
      <w:pPr>
        <w:pStyle w:val="27"/>
        <w:numPr>
          <w:ilvl w:val="1"/>
          <w:numId w:val="1"/>
        </w:numPr>
        <w:spacing w:line="480" w:lineRule="exact"/>
        <w:ind w:firstLineChars="0"/>
      </w:pPr>
      <w:r>
        <w:rPr>
          <w:rFonts w:hint="eastAsia"/>
        </w:rPr>
        <w:t>标准高，工作原则强</w:t>
      </w:r>
      <w:r>
        <w:t>。</w:t>
      </w:r>
    </w:p>
    <w:p>
      <w:pPr>
        <w:pStyle w:val="27"/>
        <w:numPr>
          <w:ilvl w:val="1"/>
          <w:numId w:val="1"/>
        </w:numPr>
        <w:spacing w:line="480" w:lineRule="exact"/>
        <w:ind w:firstLineChars="0"/>
      </w:pPr>
      <w:r>
        <w:rPr>
          <w:rFonts w:hint="eastAsia"/>
        </w:rPr>
        <w:t>对于在工作中胜任和胜出有强烈动机</w:t>
      </w:r>
      <w:r>
        <w:t>。</w:t>
      </w:r>
    </w:p>
    <w:p>
      <w:pPr>
        <w:pStyle w:val="27"/>
        <w:numPr>
          <w:ilvl w:val="1"/>
          <w:numId w:val="1"/>
        </w:numPr>
        <w:spacing w:line="480" w:lineRule="exact"/>
        <w:ind w:firstLineChars="0"/>
      </w:pPr>
      <w:r>
        <w:rPr>
          <w:rFonts w:hint="eastAsia"/>
        </w:rPr>
        <w:t>有追求成功的干劲和雄心</w:t>
      </w:r>
      <w:r>
        <w:t>。</w:t>
      </w:r>
    </w:p>
    <w:p>
      <w:pPr>
        <w:pStyle w:val="27"/>
        <w:numPr>
          <w:ilvl w:val="1"/>
          <w:numId w:val="1"/>
        </w:numPr>
        <w:spacing w:line="480" w:lineRule="exact"/>
        <w:ind w:firstLineChars="0"/>
      </w:pPr>
      <w:r>
        <w:rPr>
          <w:rFonts w:hint="eastAsia"/>
        </w:rPr>
        <w:t>擅长于从事技术性工作、学习新东西时接受能力强</w:t>
      </w:r>
      <w:r>
        <w:t>。</w:t>
      </w:r>
    </w:p>
    <w:p>
      <w:pPr>
        <w:pStyle w:val="27"/>
        <w:numPr>
          <w:ilvl w:val="1"/>
          <w:numId w:val="1"/>
        </w:numPr>
        <w:spacing w:line="480" w:lineRule="exact"/>
        <w:ind w:firstLineChars="0"/>
      </w:pPr>
      <w:r>
        <w:rPr>
          <w:rFonts w:hint="eastAsia"/>
        </w:rPr>
        <w:t>能创造方法体系和模式来达到你的目标</w:t>
      </w:r>
      <w:r>
        <w:t>。</w:t>
      </w:r>
    </w:p>
    <w:p>
      <w:pPr>
        <w:pStyle w:val="27"/>
        <w:numPr>
          <w:ilvl w:val="1"/>
          <w:numId w:val="1"/>
        </w:numPr>
        <w:spacing w:line="480" w:lineRule="exact"/>
        <w:ind w:firstLineChars="0"/>
      </w:pPr>
      <w:r>
        <w:rPr>
          <w:rFonts w:hint="eastAsia"/>
        </w:rPr>
        <w:t>敢于采取大胆行动，有不达目的不罢休的势头</w:t>
      </w:r>
      <w:r>
        <w:t>。</w:t>
      </w:r>
    </w:p>
    <w:p>
      <w:pPr>
        <w:pStyle w:val="21"/>
      </w:pPr>
      <w:bookmarkStart w:id="6" w:name="_Toc20025"/>
      <w:r>
        <w:t>1.2.4</w:t>
      </w:r>
      <w:r>
        <w:rPr>
          <w:rFonts w:hint="eastAsia" w:ascii="黑体" w:hAnsi="黑体"/>
        </w:rPr>
        <w:t>人格</w:t>
      </w:r>
      <w:r>
        <w:rPr>
          <w:rFonts w:ascii="黑体" w:hAnsi="黑体"/>
        </w:rPr>
        <w:t>类型</w:t>
      </w:r>
      <w:r>
        <w:rPr>
          <w:rFonts w:hint="eastAsia" w:ascii="黑体" w:hAnsi="黑体"/>
        </w:rPr>
        <w:t>劣</w:t>
      </w:r>
      <w:r>
        <w:rPr>
          <w:rFonts w:ascii="黑体" w:hAnsi="黑体"/>
        </w:rPr>
        <w:t>势</w:t>
      </w:r>
      <w:bookmarkEnd w:id="6"/>
    </w:p>
    <w:p>
      <w:pPr>
        <w:pStyle w:val="27"/>
        <w:numPr>
          <w:ilvl w:val="1"/>
          <w:numId w:val="1"/>
        </w:numPr>
        <w:spacing w:line="480" w:lineRule="exact"/>
        <w:ind w:firstLineChars="0"/>
      </w:pPr>
      <w:r>
        <w:rPr>
          <w:rFonts w:hint="eastAsia"/>
        </w:rPr>
        <w:t>对那些反应不如你敏捷的人的、缺乏耐心</w:t>
      </w:r>
      <w:r>
        <w:t>。</w:t>
      </w:r>
    </w:p>
    <w:p>
      <w:pPr>
        <w:pStyle w:val="27"/>
        <w:numPr>
          <w:ilvl w:val="1"/>
          <w:numId w:val="1"/>
        </w:numPr>
        <w:spacing w:line="480" w:lineRule="exact"/>
        <w:ind w:firstLineChars="0"/>
      </w:pPr>
      <w:r>
        <w:rPr>
          <w:rFonts w:hint="eastAsia"/>
        </w:rPr>
        <w:t>唐突、不机智、缺乏交际手段</w:t>
      </w:r>
      <w:r>
        <w:t>。</w:t>
      </w:r>
    </w:p>
    <w:p>
      <w:pPr>
        <w:pStyle w:val="27"/>
        <w:numPr>
          <w:ilvl w:val="1"/>
          <w:numId w:val="1"/>
        </w:numPr>
        <w:spacing w:line="480" w:lineRule="exact"/>
        <w:ind w:firstLineChars="0"/>
      </w:pPr>
      <w:r>
        <w:rPr>
          <w:rFonts w:hint="eastAsia"/>
        </w:rPr>
        <w:t>易于仓促作决定</w:t>
      </w:r>
      <w:r>
        <w:t>。</w:t>
      </w:r>
    </w:p>
    <w:p>
      <w:pPr>
        <w:pStyle w:val="27"/>
        <w:numPr>
          <w:ilvl w:val="1"/>
          <w:numId w:val="1"/>
        </w:numPr>
        <w:spacing w:line="480" w:lineRule="exact"/>
        <w:ind w:firstLineChars="0"/>
      </w:pPr>
      <w:r>
        <w:rPr>
          <w:rFonts w:hint="eastAsia"/>
        </w:rPr>
        <w:t>对一些世俗的小事没有兴趣</w:t>
      </w:r>
      <w:r>
        <w:t>。</w:t>
      </w:r>
    </w:p>
    <w:p>
      <w:pPr>
        <w:pStyle w:val="27"/>
        <w:numPr>
          <w:ilvl w:val="1"/>
          <w:numId w:val="1"/>
        </w:numPr>
        <w:spacing w:line="480" w:lineRule="exact"/>
        <w:ind w:firstLineChars="0"/>
      </w:pPr>
      <w:r>
        <w:rPr>
          <w:rFonts w:hint="eastAsia"/>
        </w:rPr>
        <w:t>有想要去改善那些根本没有必要改善的事物的倾向</w:t>
      </w:r>
      <w:r>
        <w:t>。</w:t>
      </w:r>
    </w:p>
    <w:p>
      <w:pPr>
        <w:pStyle w:val="27"/>
        <w:numPr>
          <w:ilvl w:val="1"/>
          <w:numId w:val="1"/>
        </w:numPr>
        <w:spacing w:line="480" w:lineRule="exact"/>
        <w:ind w:firstLineChars="0"/>
      </w:pPr>
      <w:r>
        <w:rPr>
          <w:rFonts w:hint="eastAsia"/>
        </w:rPr>
        <w:t>不愿花时间适当地欣赏、夸奖同事或别人</w:t>
      </w:r>
      <w:r>
        <w:t>。</w:t>
      </w:r>
    </w:p>
    <w:p>
      <w:pPr>
        <w:pStyle w:val="27"/>
        <w:numPr>
          <w:ilvl w:val="1"/>
          <w:numId w:val="1"/>
        </w:numPr>
        <w:spacing w:line="480" w:lineRule="exact"/>
        <w:ind w:firstLineChars="0"/>
      </w:pPr>
      <w:r>
        <w:rPr>
          <w:rFonts w:hint="eastAsia"/>
        </w:rPr>
        <w:t>对那些既定问题不愿再审查</w:t>
      </w:r>
      <w:r>
        <w:t>。</w:t>
      </w:r>
    </w:p>
    <w:p>
      <w:pPr>
        <w:pStyle w:val="27"/>
        <w:numPr>
          <w:ilvl w:val="1"/>
          <w:numId w:val="1"/>
        </w:numPr>
        <w:spacing w:line="480" w:lineRule="exact"/>
        <w:ind w:firstLineChars="0"/>
      </w:pPr>
      <w:r>
        <w:rPr>
          <w:rFonts w:hint="eastAsia"/>
        </w:rPr>
        <w:t>易于过分强调工作，从而损害了家族的和谐</w:t>
      </w:r>
      <w:r>
        <w:t>。</w:t>
      </w:r>
    </w:p>
    <w:p>
      <w:pPr>
        <w:pStyle w:val="21"/>
      </w:pPr>
      <w:bookmarkStart w:id="7" w:name="_Toc15413"/>
      <w:r>
        <w:rPr>
          <w:rFonts w:ascii="Times New Roman" w:hAnsi="Times New Roman"/>
        </w:rPr>
        <w:t>1.2.5</w:t>
      </w:r>
      <w:r>
        <w:rPr>
          <w:rFonts w:hint="eastAsia"/>
        </w:rPr>
        <w:t>人格</w:t>
      </w:r>
      <w:r>
        <w:t>类型</w:t>
      </w:r>
      <w:r>
        <w:rPr>
          <w:rFonts w:hint="eastAsia"/>
        </w:rPr>
        <w:t>的</w:t>
      </w:r>
      <w:r>
        <w:t>功能运用</w:t>
      </w:r>
      <w:bookmarkEnd w:id="7"/>
    </w:p>
    <w:p>
      <w:pPr>
        <w:pStyle w:val="27"/>
        <w:numPr>
          <w:ilvl w:val="1"/>
          <w:numId w:val="1"/>
        </w:numPr>
        <w:spacing w:line="480" w:lineRule="exact"/>
        <w:ind w:firstLineChars="0"/>
      </w:pPr>
      <w:r>
        <w:rPr>
          <w:rFonts w:hint="eastAsia"/>
        </w:rPr>
        <w:t>主要外在的使用思考，以分析和逻辑性地得出结论。</w:t>
      </w:r>
    </w:p>
    <w:p>
      <w:pPr>
        <w:pStyle w:val="27"/>
        <w:numPr>
          <w:ilvl w:val="1"/>
          <w:numId w:val="1"/>
        </w:numPr>
        <w:spacing w:line="480" w:lineRule="exact"/>
        <w:ind w:firstLineChars="0"/>
      </w:pPr>
      <w:r>
        <w:rPr>
          <w:rFonts w:hint="eastAsia"/>
        </w:rPr>
        <w:t>主要内在的使用直觉，以注意到事物发展趋势和内在规律。</w:t>
      </w:r>
    </w:p>
    <w:p>
      <w:pPr>
        <w:pStyle w:val="27"/>
        <w:numPr>
          <w:ilvl w:val="1"/>
          <w:numId w:val="1"/>
        </w:numPr>
        <w:spacing w:line="480" w:lineRule="exact"/>
        <w:ind w:firstLineChars="0"/>
      </w:pPr>
      <w:r>
        <w:rPr>
          <w:rFonts w:hint="eastAsia"/>
        </w:rPr>
        <w:t>当您正在使用您性格的这些较不熟悉部分——感觉和情感时，在您的活动中需要更多休息。</w:t>
      </w:r>
    </w:p>
    <w:p>
      <w:pPr>
        <w:pStyle w:val="27"/>
        <w:numPr>
          <w:ilvl w:val="1"/>
          <w:numId w:val="1"/>
        </w:numPr>
        <w:spacing w:line="480" w:lineRule="exact"/>
        <w:ind w:firstLineChars="0"/>
      </w:pPr>
      <w:r>
        <w:rPr>
          <w:rFonts w:hint="eastAsia"/>
        </w:rPr>
        <w:t>努力抽空做令人愉快之事，涉及使用您特别喜欢的方法——思考和直觉。</w:t>
      </w:r>
    </w:p>
    <w:p>
      <w:pPr>
        <w:pStyle w:val="27"/>
        <w:numPr>
          <w:ilvl w:val="1"/>
          <w:numId w:val="1"/>
        </w:numPr>
        <w:spacing w:line="480" w:lineRule="exact"/>
        <w:ind w:firstLineChars="0"/>
      </w:pPr>
      <w:r>
        <w:rPr>
          <w:rFonts w:hint="eastAsia"/>
        </w:rPr>
        <w:t>得出关于他们的逻辑性结论。</w:t>
      </w:r>
    </w:p>
    <w:p>
      <w:pPr>
        <w:pStyle w:val="27"/>
        <w:numPr>
          <w:ilvl w:val="1"/>
          <w:numId w:val="1"/>
        </w:numPr>
        <w:spacing w:line="480" w:lineRule="exact"/>
        <w:ind w:firstLineChars="0"/>
      </w:pPr>
      <w:r>
        <w:rPr>
          <w:rFonts w:hint="eastAsia"/>
        </w:rPr>
        <w:t>使用推断与分析发现规律。</w:t>
      </w:r>
    </w:p>
    <w:p>
      <w:pPr>
        <w:pStyle w:val="27"/>
        <w:numPr>
          <w:ilvl w:val="1"/>
          <w:numId w:val="1"/>
        </w:numPr>
        <w:spacing w:line="480" w:lineRule="exact"/>
        <w:ind w:firstLineChars="0"/>
      </w:pPr>
      <w:r>
        <w:rPr>
          <w:rFonts w:hint="eastAsia"/>
        </w:rPr>
        <w:t>如果您专门使用思考倾向做出判断，您就可能在您应该赞美人们时忘记赞美人们。而且忽略您的决定对其他人的冲击。</w:t>
      </w:r>
    </w:p>
    <w:p>
      <w:pPr>
        <w:pStyle w:val="27"/>
        <w:numPr>
          <w:ilvl w:val="1"/>
          <w:numId w:val="1"/>
        </w:numPr>
        <w:spacing w:line="480" w:lineRule="exact"/>
        <w:ind w:firstLineChars="0"/>
      </w:pPr>
      <w:r>
        <w:rPr>
          <w:rFonts w:hint="eastAsia"/>
        </w:rPr>
        <w:t>如果您太多依靠您的直觉，您可能习惯性只考虑大局、宏观性的东西而忽视或遗漏细节。</w:t>
      </w:r>
    </w:p>
    <w:p>
      <w:pPr>
        <w:pStyle w:val="21"/>
      </w:pPr>
      <w:bookmarkStart w:id="8" w:name="_Toc26042"/>
      <w:r>
        <w:t>1.2.6</w:t>
      </w:r>
      <w:r>
        <w:rPr>
          <w:rFonts w:hint="eastAsia" w:ascii="黑体" w:hAnsi="黑体"/>
        </w:rPr>
        <w:t>成</w:t>
      </w:r>
      <w:commentRangeStart w:id="3"/>
      <w:r>
        <w:rPr>
          <w:rFonts w:hint="eastAsia" w:ascii="黑体" w:hAnsi="黑体"/>
          <w:lang w:eastAsia="zh-CN"/>
        </w:rPr>
        <w:t>功</w:t>
      </w:r>
      <w:commentRangeEnd w:id="3"/>
      <w:r>
        <w:commentReference w:id="3"/>
      </w:r>
      <w:r>
        <w:rPr>
          <w:rFonts w:ascii="黑体" w:hAnsi="黑体"/>
        </w:rPr>
        <w:t>秘诀</w:t>
      </w:r>
      <w:bookmarkEnd w:id="8"/>
    </w:p>
    <w:p>
      <w:pPr>
        <w:pStyle w:val="27"/>
        <w:numPr>
          <w:ilvl w:val="1"/>
          <w:numId w:val="1"/>
        </w:numPr>
        <w:spacing w:line="480" w:lineRule="exact"/>
        <w:ind w:firstLineChars="0"/>
      </w:pPr>
      <w:r>
        <w:rPr>
          <w:rFonts w:hint="eastAsia"/>
        </w:rPr>
        <w:t>放慢你行动的节拍。</w:t>
      </w:r>
    </w:p>
    <w:p>
      <w:pPr>
        <w:pStyle w:val="27"/>
        <w:numPr>
          <w:ilvl w:val="1"/>
          <w:numId w:val="1"/>
        </w:numPr>
        <w:spacing w:line="480" w:lineRule="exact"/>
        <w:ind w:firstLineChars="0"/>
      </w:pPr>
      <w:r>
        <w:rPr>
          <w:rFonts w:hint="eastAsia"/>
        </w:rPr>
        <w:t>注重细节。</w:t>
      </w:r>
    </w:p>
    <w:p>
      <w:pPr>
        <w:pStyle w:val="27"/>
        <w:numPr>
          <w:ilvl w:val="1"/>
          <w:numId w:val="1"/>
        </w:numPr>
        <w:spacing w:line="480" w:lineRule="exact"/>
        <w:ind w:firstLineChars="0"/>
      </w:pPr>
      <w:r>
        <w:rPr>
          <w:rFonts w:hint="eastAsia"/>
        </w:rPr>
        <w:t>体谅他人的需要。</w:t>
      </w:r>
    </w:p>
    <w:commentRangeEnd w:id="2"/>
    <w:p>
      <w:pPr>
        <w:widowControl/>
        <w:jc w:val="left"/>
      </w:pPr>
      <w:r>
        <w:rPr>
          <w:rStyle w:val="24"/>
        </w:rPr>
        <w:commentReference w:id="2"/>
      </w:r>
      <w:r>
        <w:br w:type="page"/>
      </w:r>
    </w:p>
    <w:p>
      <w:pPr>
        <w:pStyle w:val="3"/>
      </w:pPr>
      <w:bookmarkStart w:id="9" w:name="_Toc31026"/>
      <w:r>
        <w:rPr>
          <w:rFonts w:hint="eastAsia"/>
        </w:rPr>
        <w:t>1.3</w:t>
      </w:r>
      <w:r>
        <w:t>人格特性深度</w:t>
      </w:r>
      <w:r>
        <w:rPr>
          <w:rFonts w:hint="eastAsia"/>
        </w:rPr>
        <w:t>评估</w:t>
      </w:r>
      <w:r>
        <w:t>与分析</w:t>
      </w:r>
      <w:bookmarkEnd w:id="9"/>
    </w:p>
    <w:p>
      <w:pPr>
        <w:spacing w:line="480" w:lineRule="exact"/>
        <w:ind w:firstLine="482"/>
      </w:pPr>
      <w:r>
        <w:rPr>
          <w:rFonts w:hint="eastAsia"/>
        </w:rPr>
        <w:t>以下是对你的人格类型</w:t>
      </w:r>
      <w:r>
        <w:t>的各个</w:t>
      </w:r>
      <w:r>
        <w:rPr>
          <w:rFonts w:hint="eastAsia"/>
        </w:rPr>
        <w:t>维度进行更为深刻的解释，有助于你更好的认识自己。你的个性是复杂而动态的，下面通过显示四个</w:t>
      </w:r>
      <w:r>
        <w:t>维度</w:t>
      </w:r>
      <w:r>
        <w:rPr>
          <w:rFonts w:hint="eastAsia"/>
        </w:rPr>
        <w:t>的五个不同</w:t>
      </w:r>
      <w:r>
        <w:t>的子维度来</w:t>
      </w:r>
      <w:r>
        <w:rPr>
          <w:rFonts w:hint="eastAsia"/>
        </w:rPr>
        <w:t>分析你的</w:t>
      </w:r>
      <w:r>
        <w:t>偏好</w:t>
      </w:r>
      <w:r>
        <w:rPr>
          <w:rFonts w:hint="eastAsia"/>
        </w:rPr>
        <w:t>结果。</w:t>
      </w:r>
    </w:p>
    <w:p>
      <w:pPr>
        <w:spacing w:line="480" w:lineRule="exact"/>
        <w:ind w:firstLine="482"/>
      </w:pPr>
      <w:r>
        <w:rPr>
          <w:rFonts w:ascii="Times New Roman" w:hAnsi="Times New Roman" w:cs="Times New Roman"/>
        </w:rPr>
        <w:t>（1</w:t>
      </w:r>
      <w:r>
        <w:t>）</w:t>
      </w:r>
      <w:r>
        <w:rPr>
          <w:rFonts w:hint="eastAsia"/>
        </w:rPr>
        <w:t>每个子维度有两个相反的方面。你更倾向于喜欢</w:t>
      </w:r>
      <w:ins w:id="2" w:author="HUANGBin" w:date="2018-01-23T14:56:10Z">
        <w:r>
          <w:rPr>
            <w:rFonts w:hint="eastAsia"/>
            <w:lang w:eastAsia="zh-CN"/>
          </w:rPr>
          <w:t>运用</w:t>
        </w:r>
      </w:ins>
      <w:r>
        <w:rPr>
          <w:rFonts w:hint="eastAsia"/>
        </w:rPr>
        <w:t>与</w:t>
      </w:r>
      <w:r>
        <w:rPr>
          <w:rFonts w:hint="eastAsia"/>
          <w:lang w:eastAsia="zh-CN"/>
        </w:rPr>
        <w:t>您</w:t>
      </w:r>
      <w:r>
        <w:rPr>
          <w:rFonts w:hint="eastAsia"/>
        </w:rPr>
        <w:t>的整体喜好相同的一方</w:t>
      </w:r>
      <w:ins w:id="3" w:author="HUANGBin" w:date="2018-02-06T10:32:39Z">
        <w:r>
          <w:rPr>
            <w:rFonts w:hint="eastAsia"/>
            <w:lang w:eastAsia="zh-CN"/>
          </w:rPr>
          <w:t>（</w:t>
        </w:r>
      </w:ins>
      <w:ins w:id="4" w:author="HUANGBin" w:date="2018-02-06T10:32:41Z">
        <w:r>
          <w:rPr>
            <w:rFonts w:hint="eastAsia"/>
            <w:lang w:eastAsia="zh-CN"/>
          </w:rPr>
          <w:t>合</w:t>
        </w:r>
      </w:ins>
      <w:ins w:id="5" w:author="HUANGBin" w:date="2018-02-06T10:32:43Z">
        <w:r>
          <w:rPr>
            <w:rFonts w:hint="eastAsia"/>
            <w:lang w:eastAsia="zh-CN"/>
          </w:rPr>
          <w:t>倾向</w:t>
        </w:r>
      </w:ins>
      <w:ins w:id="6" w:author="HUANGBin" w:date="2018-02-06T10:32:39Z">
        <w:r>
          <w:rPr>
            <w:rFonts w:hint="eastAsia"/>
            <w:lang w:eastAsia="zh-CN"/>
          </w:rPr>
          <w:t>）</w:t>
        </w:r>
      </w:ins>
      <w:r>
        <w:rPr>
          <w:rFonts w:hint="eastAsia"/>
        </w:rPr>
        <w:t>。</w:t>
      </w:r>
    </w:p>
    <w:p>
      <w:pPr>
        <w:spacing w:line="480" w:lineRule="exact"/>
        <w:ind w:firstLine="482"/>
      </w:pPr>
      <w:r>
        <w:rPr>
          <w:rFonts w:ascii="Times New Roman" w:hAnsi="Times New Roman" w:cs="Times New Roman"/>
        </w:rPr>
        <w:t>（2</w:t>
      </w:r>
      <w:r>
        <w:t>）</w:t>
      </w:r>
      <w:ins w:id="7" w:author="HUANGBin" w:date="2018-01-23T14:56:37Z">
        <w:r>
          <w:rPr>
            <w:rFonts w:hint="eastAsia"/>
            <w:lang w:eastAsia="zh-CN"/>
          </w:rPr>
          <w:t>每个</w:t>
        </w:r>
      </w:ins>
      <w:ins w:id="8" w:author="HUANGBin" w:date="2018-01-23T14:56:39Z">
        <w:r>
          <w:rPr>
            <w:rFonts w:hint="eastAsia"/>
            <w:lang w:eastAsia="zh-CN"/>
          </w:rPr>
          <w:t>子维度</w:t>
        </w:r>
      </w:ins>
      <w:del w:id="9" w:author="HUANGBin" w:date="2018-01-23T14:56:35Z">
        <w:r>
          <w:rPr>
            <w:rFonts w:hint="eastAsia"/>
          </w:rPr>
          <w:delText>对于任</w:delText>
        </w:r>
      </w:del>
      <w:del w:id="10" w:author="HUANGBin" w:date="2018-01-23T14:56:34Z">
        <w:r>
          <w:rPr>
            <w:rFonts w:hint="eastAsia"/>
          </w:rPr>
          <w:delText>何特定的方</w:delText>
        </w:r>
      </w:del>
      <w:del w:id="11" w:author="HUANGBin" w:date="2018-01-23T14:56:33Z">
        <w:r>
          <w:rPr>
            <w:rFonts w:hint="eastAsia"/>
          </w:rPr>
          <w:delText>面</w:delText>
        </w:r>
      </w:del>
      <w:r>
        <w:rPr>
          <w:rFonts w:hint="eastAsia"/>
        </w:rPr>
        <w:t>，您</w:t>
      </w:r>
      <w:r>
        <w:rPr>
          <w:rFonts w:hint="eastAsia"/>
          <w:lang w:eastAsia="zh-CN"/>
        </w:rPr>
        <w:t>也</w:t>
      </w:r>
      <w:r>
        <w:rPr>
          <w:rFonts w:hint="eastAsia"/>
        </w:rPr>
        <w:t>可能会偏好与您的整体偏好相反的一方（</w:t>
      </w:r>
      <w:ins w:id="12" w:author="HUANGBin" w:date="2018-02-05T17:36:41Z">
        <w:r>
          <w:rPr>
            <w:rFonts w:hint="eastAsia"/>
            <w:lang w:eastAsia="zh-CN"/>
          </w:rPr>
          <w:t>背离</w:t>
        </w:r>
      </w:ins>
      <w:ins w:id="13" w:author="HUANGBin" w:date="2018-02-05T17:36:42Z">
        <w:r>
          <w:rPr>
            <w:rFonts w:hint="eastAsia"/>
            <w:lang w:eastAsia="zh-CN"/>
          </w:rPr>
          <w:t>倾向</w:t>
        </w:r>
      </w:ins>
      <w:del w:id="14" w:author="HUANGBin" w:date="2018-02-05T17:36:37Z">
        <w:r>
          <w:rPr>
            <w:rFonts w:hint="eastAsia"/>
          </w:rPr>
          <w:delText>偏好</w:delText>
        </w:r>
      </w:del>
      <w:del w:id="15" w:author="HUANGBin" w:date="2018-02-05T17:36:30Z">
        <w:r>
          <w:rPr>
            <w:rFonts w:hint="eastAsia"/>
          </w:rPr>
          <w:delText>结</w:delText>
        </w:r>
      </w:del>
      <w:del w:id="16" w:author="HUANGBin" w:date="2018-02-05T17:36:29Z">
        <w:r>
          <w:rPr>
            <w:rFonts w:hint="eastAsia"/>
          </w:rPr>
          <w:delText>果</w:delText>
        </w:r>
      </w:del>
      <w:r>
        <w:rPr>
          <w:rFonts w:hint="eastAsia"/>
        </w:rPr>
        <w:t>），或者不显示任何一方的明确偏好（</w:t>
      </w:r>
      <w:r>
        <w:t>中间</w:t>
      </w:r>
      <w:r>
        <w:rPr>
          <w:rFonts w:hint="eastAsia"/>
        </w:rPr>
        <w:t>结果）。</w:t>
      </w:r>
    </w:p>
    <w:p>
      <w:pPr>
        <w:spacing w:line="480" w:lineRule="exact"/>
        <w:ind w:firstLine="482"/>
      </w:pPr>
      <w:r>
        <w:rPr>
          <w:rFonts w:ascii="Times New Roman" w:hAnsi="Times New Roman" w:cs="Times New Roman"/>
        </w:rPr>
        <w:t>（3）</w:t>
      </w:r>
      <w:r>
        <w:rPr>
          <w:rFonts w:hint="eastAsia"/>
        </w:rPr>
        <w:t>了解</w:t>
      </w:r>
      <w:r>
        <w:rPr>
          <w:rFonts w:hint="eastAsia"/>
          <w:lang w:eastAsia="zh-CN"/>
        </w:rPr>
        <w:t>你</w:t>
      </w:r>
      <w:r>
        <w:rPr>
          <w:rFonts w:hint="eastAsia"/>
        </w:rPr>
        <w:t>在这</w:t>
      </w:r>
      <w:r>
        <w:rPr>
          <w:rFonts w:hint="eastAsia" w:ascii="Times New Roman" w:hAnsi="Times New Roman" w:cs="Times New Roman"/>
        </w:rPr>
        <w:t>20</w:t>
      </w:r>
      <w:r>
        <w:rPr>
          <w:rFonts w:hint="eastAsia"/>
        </w:rPr>
        <w:t>个方面的偏好可以帮助你更好地理解</w:t>
      </w:r>
      <w:r>
        <w:t>、</w:t>
      </w:r>
      <w:r>
        <w:rPr>
          <w:rFonts w:hint="eastAsia"/>
        </w:rPr>
        <w:t>体验和表达你所属类型的独特方式。</w:t>
      </w:r>
    </w:p>
    <w:p>
      <w:pPr>
        <w:spacing w:line="480" w:lineRule="exact"/>
        <w:ind w:firstLine="482"/>
      </w:pPr>
      <w:r>
        <w:rPr>
          <w:rFonts w:hint="eastAsia"/>
        </w:rPr>
        <w:t>下面对您</w:t>
      </w:r>
      <w:r>
        <w:t>的四个维度的评估结果进行分析</w:t>
      </w:r>
      <w:r>
        <w:rPr>
          <w:rFonts w:hint="eastAsia"/>
        </w:rPr>
        <w:t>，每部分</w:t>
      </w:r>
      <w:r>
        <w:t>都会给出评估的结果示意图。示意图中会</w:t>
      </w:r>
      <w:r>
        <w:rPr>
          <w:rFonts w:hint="eastAsia"/>
        </w:rPr>
        <w:t>呈现该</w:t>
      </w:r>
      <w:r>
        <w:t>维度下</w:t>
      </w:r>
      <w:r>
        <w:rPr>
          <w:rFonts w:hint="eastAsia"/>
        </w:rPr>
        <w:t>的</w:t>
      </w:r>
      <w:r>
        <w:t>各个子维度及程度</w:t>
      </w:r>
      <w:r>
        <w:rPr>
          <w:rFonts w:hint="eastAsia"/>
        </w:rPr>
        <w:t>结果</w:t>
      </w:r>
      <w:r>
        <w:t>。</w:t>
      </w:r>
    </w:p>
    <w:p>
      <w:pPr>
        <w:pStyle w:val="21"/>
      </w:pPr>
      <w:bookmarkStart w:id="10" w:name="_Toc3938"/>
      <w:r>
        <w:rPr>
          <w:rFonts w:ascii="Times New Roman" w:hAnsi="Times New Roman" w:cs="Times New Roman"/>
        </w:rPr>
        <w:t>1.3.1</w:t>
      </w:r>
      <w:r>
        <w:t>子维度一（</w:t>
      </w:r>
      <w:r>
        <w:rPr>
          <w:rFonts w:hint="eastAsia"/>
        </w:rPr>
        <w:t>外向</w:t>
      </w:r>
      <w:r>
        <w:t>与内向）</w:t>
      </w:r>
      <w:bookmarkEnd w:id="10"/>
    </w:p>
    <w:p>
      <w:pPr>
        <w:spacing w:before="50" w:after="50" w:line="480" w:lineRule="exact"/>
      </w:pPr>
      <w:commentRangeStart w:id="4"/>
      <w:r>
        <w:drawing>
          <wp:anchor distT="0" distB="0" distL="114300" distR="114300" simplePos="0" relativeHeight="251658240" behindDoc="0" locked="0" layoutInCell="1" allowOverlap="1">
            <wp:simplePos x="0" y="0"/>
            <wp:positionH relativeFrom="column">
              <wp:posOffset>390525</wp:posOffset>
            </wp:positionH>
            <wp:positionV relativeFrom="paragraph">
              <wp:posOffset>208915</wp:posOffset>
            </wp:positionV>
            <wp:extent cx="4371340" cy="2461895"/>
            <wp:effectExtent l="0" t="0" r="0" b="190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71340" cy="2461895"/>
                    </a:xfrm>
                    <a:prstGeom prst="rect">
                      <a:avLst/>
                    </a:prstGeom>
                    <a:noFill/>
                    <a:ln w="9525">
                      <a:noFill/>
                    </a:ln>
                  </pic:spPr>
                </pic:pic>
              </a:graphicData>
            </a:graphic>
          </wp:anchor>
        </w:drawing>
      </w:r>
      <w:commentRangeEnd w:id="4"/>
      <w:r>
        <w:rPr>
          <w:rStyle w:val="24"/>
        </w:rPr>
        <w:commentReference w:id="4"/>
      </w:r>
    </w:p>
    <w:p>
      <w:pPr>
        <w:spacing w:before="50" w:after="50" w:line="480" w:lineRule="exact"/>
      </w:pPr>
    </w:p>
    <w:p>
      <w:pPr>
        <w:spacing w:before="50" w:after="50" w:line="480" w:lineRule="exact"/>
      </w:pPr>
    </w:p>
    <w:p>
      <w:pPr>
        <w:spacing w:before="50" w:after="50" w:line="480" w:lineRule="exact"/>
      </w:pPr>
    </w:p>
    <w:p>
      <w:pPr>
        <w:spacing w:before="50" w:after="50" w:line="480" w:lineRule="exact"/>
      </w:pPr>
    </w:p>
    <w:p>
      <w:pPr>
        <w:spacing w:before="50" w:after="50" w:line="480" w:lineRule="exact"/>
      </w:pPr>
    </w:p>
    <w:p>
      <w:pPr>
        <w:spacing w:before="50" w:after="50" w:line="480" w:lineRule="exact"/>
      </w:pPr>
    </w:p>
    <w:p>
      <w:pPr>
        <w:spacing w:before="50" w:after="50" w:line="480" w:lineRule="exact"/>
      </w:pPr>
    </w:p>
    <w:p>
      <w:pPr>
        <w:spacing w:line="480" w:lineRule="exact"/>
        <w:rPr>
          <w:rFonts w:ascii="宋体" w:hAnsi="宋体" w:eastAsia="宋体" w:cs="宋体"/>
          <w:b/>
          <w:bCs/>
        </w:rPr>
      </w:pPr>
      <w:commentRangeStart w:id="5"/>
      <w:r>
        <w:rPr>
          <w:rFonts w:hint="eastAsia" w:ascii="宋体" w:hAnsi="宋体" w:eastAsia="宋体" w:cs="宋体"/>
          <w:b/>
          <w:bCs/>
        </w:rPr>
        <w:t>主动-被动（中间区域）</w:t>
      </w:r>
    </w:p>
    <w:p>
      <w:pPr>
        <w:pStyle w:val="27"/>
        <w:numPr>
          <w:ilvl w:val="0"/>
          <w:numId w:val="2"/>
        </w:numPr>
        <w:spacing w:line="480" w:lineRule="exact"/>
        <w:ind w:firstLineChars="0"/>
        <w:rPr>
          <w:rFonts w:ascii="宋体" w:hAnsi="宋体" w:eastAsia="宋体" w:cs="宋体"/>
          <w:b/>
          <w:bCs/>
        </w:rPr>
      </w:pPr>
      <w:r>
        <w:rPr>
          <w:rFonts w:hint="eastAsia"/>
        </w:rPr>
        <w:t>在社交场合中主动和您已经认识的人交谈，或您的角色是召集这次聚会。</w:t>
      </w:r>
    </w:p>
    <w:p>
      <w:pPr>
        <w:pStyle w:val="27"/>
        <w:numPr>
          <w:ilvl w:val="0"/>
          <w:numId w:val="2"/>
        </w:numPr>
        <w:spacing w:line="480" w:lineRule="exact"/>
        <w:ind w:firstLineChars="0"/>
        <w:rPr>
          <w:rFonts w:ascii="宋体" w:hAnsi="宋体" w:eastAsia="宋体" w:cs="宋体"/>
          <w:b/>
          <w:bCs/>
        </w:rPr>
      </w:pPr>
      <w:r>
        <w:rPr>
          <w:rFonts w:hint="eastAsia"/>
        </w:rPr>
        <w:t>在熟悉的场合中社交上表现自如，而张罗一个大型社交聚会则显得力不能胜。</w:t>
      </w:r>
    </w:p>
    <w:p>
      <w:pPr>
        <w:pStyle w:val="27"/>
        <w:numPr>
          <w:ilvl w:val="0"/>
          <w:numId w:val="2"/>
        </w:numPr>
        <w:spacing w:line="480" w:lineRule="exact"/>
        <w:ind w:firstLineChars="0"/>
        <w:rPr>
          <w:rFonts w:ascii="宋体" w:hAnsi="宋体" w:eastAsia="宋体" w:cs="宋体"/>
          <w:b/>
          <w:bCs/>
        </w:rPr>
      </w:pPr>
      <w:r>
        <w:rPr>
          <w:rFonts w:hint="eastAsia"/>
        </w:rPr>
        <w:t>能介绍人们相互认识，但不情愿这样做。</w:t>
      </w:r>
    </w:p>
    <w:p>
      <w:pPr>
        <w:spacing w:line="480" w:lineRule="exact"/>
        <w:rPr>
          <w:rFonts w:ascii="宋体" w:hAnsi="宋体" w:eastAsia="宋体" w:cs="宋体"/>
          <w:b/>
          <w:bCs/>
        </w:rPr>
      </w:pPr>
      <w:r>
        <w:rPr>
          <w:rFonts w:hint="eastAsia" w:ascii="宋体" w:hAnsi="宋体" w:eastAsia="宋体" w:cs="宋体"/>
          <w:b/>
          <w:bCs/>
          <w:lang w:eastAsia="zh-CN"/>
        </w:rPr>
        <w:t>健谈</w:t>
      </w:r>
      <w:r>
        <w:rPr>
          <w:rFonts w:hint="eastAsia" w:ascii="宋体" w:hAnsi="宋体" w:eastAsia="宋体" w:cs="宋体"/>
          <w:b/>
          <w:bCs/>
        </w:rPr>
        <w:t>-内敛（中间区域）</w:t>
      </w:r>
    </w:p>
    <w:p>
      <w:pPr>
        <w:pStyle w:val="27"/>
        <w:numPr>
          <w:ilvl w:val="0"/>
          <w:numId w:val="2"/>
        </w:numPr>
        <w:spacing w:line="480" w:lineRule="exact"/>
        <w:ind w:firstLineChars="0"/>
      </w:pPr>
      <w:r>
        <w:rPr>
          <w:rFonts w:hint="eastAsia"/>
        </w:rPr>
        <w:t>和熟悉的人聊得多，相对而言 和一般性朋友聊的少。但并不会讷于和陌生人交谈。</w:t>
      </w:r>
    </w:p>
    <w:p>
      <w:pPr>
        <w:pStyle w:val="27"/>
        <w:numPr>
          <w:ilvl w:val="0"/>
          <w:numId w:val="2"/>
        </w:numPr>
        <w:spacing w:line="480" w:lineRule="exact"/>
        <w:ind w:firstLineChars="0"/>
      </w:pPr>
      <w:r>
        <w:rPr>
          <w:rFonts w:hint="eastAsia"/>
        </w:rPr>
        <w:t>只有和很熟的人谈及感情。</w:t>
      </w:r>
    </w:p>
    <w:p>
      <w:pPr>
        <w:pStyle w:val="27"/>
        <w:numPr>
          <w:ilvl w:val="0"/>
          <w:numId w:val="2"/>
        </w:numPr>
        <w:spacing w:line="480" w:lineRule="exact"/>
        <w:ind w:firstLineChars="0"/>
      </w:pPr>
      <w:r>
        <w:rPr>
          <w:rFonts w:hint="eastAsia"/>
        </w:rPr>
        <w:t>被其他人视为澹定而温和的。</w:t>
      </w:r>
    </w:p>
    <w:p>
      <w:pPr>
        <w:pStyle w:val="27"/>
        <w:numPr>
          <w:ilvl w:val="0"/>
          <w:numId w:val="2"/>
        </w:numPr>
        <w:spacing w:line="480" w:lineRule="exact"/>
        <w:ind w:firstLineChars="0"/>
      </w:pPr>
      <w:r>
        <w:rPr>
          <w:rFonts w:hint="eastAsia"/>
        </w:rPr>
        <w:t>不太会频繁交朋友，但并非不易接近的人。</w:t>
      </w:r>
    </w:p>
    <w:p>
      <w:pPr>
        <w:pStyle w:val="27"/>
        <w:numPr>
          <w:ilvl w:val="0"/>
          <w:numId w:val="2"/>
        </w:numPr>
        <w:spacing w:line="480" w:lineRule="exact"/>
        <w:ind w:firstLineChars="0"/>
      </w:pPr>
      <w:r>
        <w:rPr>
          <w:rFonts w:hint="eastAsia"/>
        </w:rPr>
        <w:t>和熟悉的人或刚结识不久的人谈及兴趣。</w:t>
      </w:r>
    </w:p>
    <w:p>
      <w:pPr>
        <w:spacing w:line="480" w:lineRule="exact"/>
        <w:rPr>
          <w:rFonts w:ascii="宋体" w:hAnsi="宋体" w:eastAsia="宋体" w:cs="宋体"/>
          <w:b/>
          <w:bCs/>
        </w:rPr>
      </w:pPr>
      <w:r>
        <w:rPr>
          <w:rFonts w:hint="eastAsia" w:ascii="宋体" w:hAnsi="宋体" w:eastAsia="宋体" w:cs="宋体"/>
          <w:b/>
          <w:bCs/>
        </w:rPr>
        <w:t>合群（合倾向）</w:t>
      </w:r>
    </w:p>
    <w:p>
      <w:pPr>
        <w:pStyle w:val="27"/>
        <w:numPr>
          <w:ilvl w:val="0"/>
          <w:numId w:val="2"/>
        </w:numPr>
        <w:spacing w:line="480" w:lineRule="exact"/>
        <w:ind w:firstLineChars="0"/>
      </w:pPr>
      <w:r>
        <w:rPr>
          <w:rFonts w:hint="eastAsia"/>
        </w:rPr>
        <w:t>享受与其他人在一起的乐趣，并不喜欢独处。</w:t>
      </w:r>
    </w:p>
    <w:p>
      <w:pPr>
        <w:pStyle w:val="27"/>
        <w:numPr>
          <w:ilvl w:val="0"/>
          <w:numId w:val="2"/>
        </w:numPr>
        <w:spacing w:line="480" w:lineRule="exact"/>
        <w:ind w:firstLineChars="0"/>
      </w:pPr>
      <w:r>
        <w:rPr>
          <w:rFonts w:hint="eastAsia"/>
        </w:rPr>
        <w:t>在社交上对陌生人和朋友都泰然自若。</w:t>
      </w:r>
    </w:p>
    <w:p>
      <w:pPr>
        <w:pStyle w:val="27"/>
        <w:numPr>
          <w:ilvl w:val="0"/>
          <w:numId w:val="2"/>
        </w:numPr>
        <w:spacing w:line="480" w:lineRule="exact"/>
        <w:ind w:firstLineChars="0"/>
      </w:pPr>
      <w:r>
        <w:rPr>
          <w:rFonts w:hint="eastAsia"/>
        </w:rPr>
        <w:t>一般性地区别对待朋友和熟人。</w:t>
      </w:r>
    </w:p>
    <w:p>
      <w:pPr>
        <w:pStyle w:val="27"/>
        <w:numPr>
          <w:ilvl w:val="0"/>
          <w:numId w:val="2"/>
        </w:numPr>
        <w:spacing w:line="480" w:lineRule="exact"/>
        <w:ind w:firstLineChars="0"/>
      </w:pPr>
      <w:r>
        <w:rPr>
          <w:rFonts w:hint="eastAsia"/>
        </w:rPr>
        <w:t>参加各种组群以享受归属感。</w:t>
      </w:r>
    </w:p>
    <w:p>
      <w:pPr>
        <w:pStyle w:val="27"/>
        <w:numPr>
          <w:ilvl w:val="0"/>
          <w:numId w:val="2"/>
        </w:numPr>
        <w:spacing w:line="480" w:lineRule="exact"/>
        <w:ind w:firstLineChars="0"/>
      </w:pPr>
      <w:r>
        <w:rPr>
          <w:rFonts w:hint="eastAsia"/>
        </w:rPr>
        <w:t>觉得受欢迎和被接受很重要。</w:t>
      </w:r>
    </w:p>
    <w:p>
      <w:pPr>
        <w:pStyle w:val="27"/>
        <w:numPr>
          <w:ilvl w:val="0"/>
          <w:numId w:val="2"/>
        </w:numPr>
        <w:spacing w:line="480" w:lineRule="exact"/>
        <w:ind w:firstLineChars="0"/>
      </w:pPr>
      <w:r>
        <w:rPr>
          <w:rFonts w:hint="eastAsia"/>
        </w:rPr>
        <w:t>希望被要求参与活动，即使您对他们并不真的感兴趣。</w:t>
      </w:r>
    </w:p>
    <w:p>
      <w:pPr>
        <w:pStyle w:val="27"/>
        <w:numPr>
          <w:ilvl w:val="0"/>
          <w:numId w:val="2"/>
        </w:numPr>
        <w:spacing w:line="480" w:lineRule="exact"/>
        <w:ind w:firstLineChars="0"/>
      </w:pPr>
      <w:r>
        <w:rPr>
          <w:rFonts w:hint="eastAsia"/>
        </w:rPr>
        <w:t>有很多熟人。</w:t>
      </w:r>
    </w:p>
    <w:p>
      <w:pPr>
        <w:spacing w:line="480" w:lineRule="exact"/>
        <w:rPr>
          <w:rFonts w:ascii="宋体" w:hAnsi="宋体" w:eastAsia="宋体" w:cs="宋体"/>
          <w:b/>
          <w:bCs/>
        </w:rPr>
      </w:pPr>
      <w:r>
        <w:rPr>
          <w:rFonts w:hint="eastAsia" w:ascii="宋体" w:hAnsi="宋体" w:eastAsia="宋体" w:cs="宋体"/>
          <w:b/>
          <w:bCs/>
        </w:rPr>
        <w:t>活跃-内省（中间区域）</w:t>
      </w:r>
    </w:p>
    <w:p>
      <w:pPr>
        <w:pStyle w:val="27"/>
        <w:numPr>
          <w:ilvl w:val="0"/>
          <w:numId w:val="2"/>
        </w:numPr>
        <w:spacing w:line="480" w:lineRule="exact"/>
        <w:ind w:firstLineChars="0"/>
      </w:pPr>
      <w:r>
        <w:rPr>
          <w:rFonts w:hint="eastAsia"/>
        </w:rPr>
        <w:t>常常若有所思。</w:t>
      </w:r>
    </w:p>
    <w:p>
      <w:pPr>
        <w:pStyle w:val="27"/>
        <w:numPr>
          <w:ilvl w:val="0"/>
          <w:numId w:val="2"/>
        </w:numPr>
        <w:spacing w:line="480" w:lineRule="exact"/>
        <w:ind w:firstLineChars="0"/>
      </w:pPr>
      <w:r>
        <w:rPr>
          <w:rFonts w:hint="eastAsia"/>
        </w:rPr>
        <w:t>学而时习之，不亦悦乎。</w:t>
      </w:r>
    </w:p>
    <w:p>
      <w:pPr>
        <w:pStyle w:val="27"/>
        <w:numPr>
          <w:ilvl w:val="0"/>
          <w:numId w:val="2"/>
        </w:numPr>
        <w:spacing w:line="480" w:lineRule="exact"/>
        <w:ind w:firstLineChars="0"/>
      </w:pPr>
      <w:r>
        <w:rPr>
          <w:rFonts w:hint="eastAsia"/>
        </w:rPr>
        <w:t>能够自如活跃地参与事件或沉静地观察它们。</w:t>
      </w:r>
    </w:p>
    <w:p>
      <w:pPr>
        <w:pStyle w:val="27"/>
        <w:numPr>
          <w:ilvl w:val="0"/>
          <w:numId w:val="2"/>
        </w:numPr>
        <w:spacing w:line="480" w:lineRule="exact"/>
        <w:ind w:firstLineChars="0"/>
      </w:pPr>
      <w:r>
        <w:rPr>
          <w:rFonts w:hint="eastAsia"/>
        </w:rPr>
        <w:t>如果希望熟悉某事物，偏好通过网络搜索而不是与朋友沟通来了解更多。</w:t>
      </w:r>
    </w:p>
    <w:p>
      <w:pPr>
        <w:spacing w:line="480" w:lineRule="exact"/>
        <w:rPr>
          <w:rFonts w:ascii="宋体" w:hAnsi="宋体" w:eastAsia="宋体" w:cs="宋体"/>
          <w:b/>
          <w:bCs/>
        </w:rPr>
      </w:pPr>
      <w:r>
        <w:rPr>
          <w:rFonts w:hint="eastAsia" w:ascii="宋体" w:hAnsi="宋体" w:eastAsia="宋体" w:cs="宋体"/>
          <w:b/>
          <w:bCs/>
        </w:rPr>
        <w:t>热情（合倾向）</w:t>
      </w:r>
    </w:p>
    <w:p>
      <w:pPr>
        <w:pStyle w:val="27"/>
        <w:numPr>
          <w:ilvl w:val="0"/>
          <w:numId w:val="2"/>
        </w:numPr>
        <w:spacing w:line="480" w:lineRule="exact"/>
        <w:ind w:firstLineChars="0"/>
      </w:pPr>
      <w:r>
        <w:rPr>
          <w:rFonts w:hint="eastAsia"/>
        </w:rPr>
        <w:t>常常争取成为焦点。</w:t>
      </w:r>
    </w:p>
    <w:p>
      <w:pPr>
        <w:pStyle w:val="27"/>
        <w:numPr>
          <w:ilvl w:val="0"/>
          <w:numId w:val="2"/>
        </w:numPr>
        <w:spacing w:line="480" w:lineRule="exact"/>
        <w:ind w:firstLineChars="0"/>
      </w:pPr>
      <w:r>
        <w:rPr>
          <w:rFonts w:hint="eastAsia"/>
        </w:rPr>
        <w:t>当您与其他人谈话时，表现出智慧和幽默。</w:t>
      </w:r>
    </w:p>
    <w:p>
      <w:pPr>
        <w:pStyle w:val="27"/>
        <w:numPr>
          <w:ilvl w:val="0"/>
          <w:numId w:val="2"/>
        </w:numPr>
        <w:spacing w:line="480" w:lineRule="exact"/>
        <w:ind w:firstLineChars="0"/>
      </w:pPr>
      <w:r>
        <w:rPr>
          <w:rFonts w:hint="eastAsia"/>
        </w:rPr>
        <w:t>觉得生活就是意味着让人兴奋。</w:t>
      </w:r>
    </w:p>
    <w:p>
      <w:pPr>
        <w:pStyle w:val="27"/>
        <w:numPr>
          <w:ilvl w:val="0"/>
          <w:numId w:val="2"/>
        </w:numPr>
        <w:spacing w:line="480" w:lineRule="exact"/>
        <w:ind w:firstLineChars="0"/>
      </w:pPr>
      <w:r>
        <w:rPr>
          <w:rFonts w:hint="eastAsia"/>
        </w:rPr>
        <w:t>系古道热肠之人。</w:t>
      </w:r>
    </w:p>
    <w:p>
      <w:pPr>
        <w:pStyle w:val="27"/>
        <w:numPr>
          <w:ilvl w:val="0"/>
          <w:numId w:val="2"/>
        </w:numPr>
        <w:spacing w:line="480" w:lineRule="exact"/>
        <w:ind w:firstLineChars="0"/>
      </w:pPr>
      <w:r>
        <w:rPr>
          <w:rFonts w:hint="eastAsia"/>
        </w:rPr>
        <w:t>无活动就感到无聊，因此您积极促成，并且常常让其他人都参加活动。</w:t>
      </w:r>
    </w:p>
    <w:commentRangeEnd w:id="5"/>
    <w:p>
      <w:pPr>
        <w:pStyle w:val="21"/>
      </w:pPr>
      <w:r>
        <w:rPr>
          <w:rStyle w:val="24"/>
          <w:rFonts w:asciiTheme="minorHAnsi" w:hAnsiTheme="minorHAnsi" w:eastAsiaTheme="minorEastAsia" w:cstheme="minorBidi"/>
          <w:b w:val="0"/>
          <w:bCs w:val="0"/>
        </w:rPr>
        <w:commentReference w:id="5"/>
      </w:r>
      <w:bookmarkStart w:id="11" w:name="_Toc6396"/>
      <w:r>
        <w:rPr>
          <w:rFonts w:ascii="Times New Roman" w:hAnsi="Times New Roman" w:cs="Times New Roman"/>
        </w:rPr>
        <w:t>1.3.2</w:t>
      </w:r>
      <w:r>
        <w:t>子维度</w:t>
      </w:r>
      <w:r>
        <w:rPr>
          <w:rFonts w:hint="eastAsia"/>
        </w:rPr>
        <w:t>二</w:t>
      </w:r>
      <w:r>
        <w:t>（</w:t>
      </w:r>
      <w:r>
        <w:rPr>
          <w:rFonts w:hint="eastAsia"/>
        </w:rPr>
        <w:t>直觉</w:t>
      </w:r>
      <w:r>
        <w:t>与</w:t>
      </w:r>
      <w:r>
        <w:rPr>
          <w:rFonts w:hint="eastAsia"/>
        </w:rPr>
        <w:t>感觉</w:t>
      </w:r>
      <w:r>
        <w:t>）</w:t>
      </w:r>
      <w:bookmarkEnd w:id="11"/>
    </w:p>
    <w:p>
      <w:pPr>
        <w:spacing w:line="400" w:lineRule="exact"/>
        <w:rPr>
          <w:rFonts w:ascii="宋体" w:hAnsi="宋体" w:eastAsia="宋体" w:cs="宋体"/>
          <w:b/>
          <w:bCs/>
        </w:rPr>
      </w:pPr>
    </w:p>
    <w:p>
      <w:pPr>
        <w:spacing w:line="400" w:lineRule="exact"/>
        <w:rPr>
          <w:rFonts w:ascii="宋体" w:hAnsi="宋体" w:eastAsia="宋体" w:cs="宋体"/>
          <w:b/>
          <w:bCs/>
        </w:rPr>
      </w:pPr>
    </w:p>
    <w:p>
      <w:pPr>
        <w:spacing w:line="400" w:lineRule="exact"/>
        <w:rPr>
          <w:rFonts w:ascii="宋体" w:hAnsi="宋体" w:eastAsia="宋体" w:cs="宋体"/>
          <w:b/>
          <w:bCs/>
        </w:rPr>
      </w:pPr>
    </w:p>
    <w:p>
      <w:pPr>
        <w:spacing w:line="400" w:lineRule="exact"/>
        <w:rPr>
          <w:rFonts w:ascii="宋体" w:hAnsi="宋体" w:eastAsia="宋体" w:cs="宋体"/>
          <w:b/>
          <w:bCs/>
        </w:rPr>
      </w:pPr>
      <w:commentRangeStart w:id="6"/>
      <w:r>
        <w:rPr>
          <w:rFonts w:ascii="宋体" w:hAnsi="宋体" w:eastAsia="宋体" w:cs="宋体"/>
          <w:b/>
          <w:bCs/>
        </w:rPr>
        <w:drawing>
          <wp:anchor distT="0" distB="0" distL="114300" distR="114300" simplePos="0" relativeHeight="251659264" behindDoc="0" locked="0" layoutInCell="1" allowOverlap="1">
            <wp:simplePos x="0" y="0"/>
            <wp:positionH relativeFrom="column">
              <wp:posOffset>42545</wp:posOffset>
            </wp:positionH>
            <wp:positionV relativeFrom="paragraph">
              <wp:posOffset>37465</wp:posOffset>
            </wp:positionV>
            <wp:extent cx="5152390" cy="2915920"/>
            <wp:effectExtent l="0" t="0" r="4445" b="571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60263" cy="2920212"/>
                    </a:xfrm>
                    <a:prstGeom prst="rect">
                      <a:avLst/>
                    </a:prstGeom>
                  </pic:spPr>
                </pic:pic>
              </a:graphicData>
            </a:graphic>
          </wp:anchor>
        </w:drawing>
      </w:r>
      <w:commentRangeEnd w:id="6"/>
      <w:r>
        <w:rPr>
          <w:rStyle w:val="24"/>
        </w:rPr>
        <w:commentReference w:id="6"/>
      </w:r>
    </w:p>
    <w:p>
      <w:pPr>
        <w:spacing w:line="400" w:lineRule="exact"/>
        <w:rPr>
          <w:rFonts w:ascii="宋体" w:hAnsi="宋体" w:eastAsia="宋体" w:cs="宋体"/>
          <w:b/>
          <w:bCs/>
        </w:rPr>
      </w:pPr>
    </w:p>
    <w:p>
      <w:pPr>
        <w:spacing w:line="400" w:lineRule="exact"/>
        <w:rPr>
          <w:rFonts w:ascii="宋体" w:hAnsi="宋体" w:eastAsia="宋体" w:cs="宋体"/>
          <w:b/>
          <w:bCs/>
        </w:rPr>
      </w:pPr>
    </w:p>
    <w:p>
      <w:pPr>
        <w:spacing w:line="400" w:lineRule="exact"/>
        <w:rPr>
          <w:rFonts w:ascii="宋体" w:hAnsi="宋体" w:eastAsia="宋体" w:cs="宋体"/>
          <w:b/>
          <w:bCs/>
        </w:rPr>
      </w:pPr>
    </w:p>
    <w:p>
      <w:pPr>
        <w:spacing w:line="400" w:lineRule="exact"/>
        <w:rPr>
          <w:rFonts w:ascii="宋体" w:hAnsi="宋体" w:eastAsia="宋体" w:cs="宋体"/>
          <w:b/>
          <w:bCs/>
        </w:rPr>
      </w:pPr>
    </w:p>
    <w:p>
      <w:pPr>
        <w:spacing w:line="400" w:lineRule="exact"/>
        <w:rPr>
          <w:rFonts w:ascii="宋体" w:hAnsi="宋体" w:eastAsia="宋体" w:cs="宋体"/>
          <w:b/>
          <w:bCs/>
        </w:rPr>
      </w:pPr>
    </w:p>
    <w:p>
      <w:pPr>
        <w:spacing w:line="400" w:lineRule="exact"/>
        <w:rPr>
          <w:rFonts w:ascii="宋体" w:hAnsi="宋体" w:eastAsia="宋体" w:cs="宋体"/>
          <w:b/>
          <w:bCs/>
        </w:rPr>
      </w:pPr>
    </w:p>
    <w:p>
      <w:pPr>
        <w:spacing w:line="400" w:lineRule="exact"/>
        <w:rPr>
          <w:rFonts w:ascii="宋体" w:hAnsi="宋体" w:eastAsia="宋体" w:cs="宋体"/>
          <w:b/>
          <w:bCs/>
        </w:rPr>
      </w:pPr>
    </w:p>
    <w:p>
      <w:pPr>
        <w:spacing w:line="400" w:lineRule="exact"/>
        <w:rPr>
          <w:rFonts w:ascii="宋体" w:hAnsi="宋体" w:eastAsia="宋体" w:cs="宋体"/>
          <w:b/>
          <w:bCs/>
        </w:rPr>
      </w:pPr>
    </w:p>
    <w:p>
      <w:pPr>
        <w:spacing w:line="400" w:lineRule="exact"/>
        <w:rPr>
          <w:rFonts w:ascii="宋体" w:hAnsi="宋体" w:eastAsia="宋体" w:cs="宋体"/>
          <w:b/>
          <w:bCs/>
        </w:rPr>
      </w:pPr>
    </w:p>
    <w:p>
      <w:pPr>
        <w:spacing w:line="400" w:lineRule="exact"/>
        <w:rPr>
          <w:rFonts w:ascii="宋体" w:hAnsi="宋体" w:eastAsia="宋体" w:cs="宋体"/>
          <w:b/>
          <w:bCs/>
        </w:rPr>
      </w:pPr>
    </w:p>
    <w:p>
      <w:pPr>
        <w:spacing w:line="400" w:lineRule="exact"/>
        <w:rPr>
          <w:rFonts w:ascii="宋体" w:hAnsi="宋体" w:eastAsia="宋体" w:cs="宋体"/>
          <w:b/>
          <w:bCs/>
        </w:rPr>
      </w:pPr>
    </w:p>
    <w:p>
      <w:pPr>
        <w:spacing w:line="480" w:lineRule="exact"/>
        <w:rPr>
          <w:rFonts w:ascii="宋体" w:hAnsi="宋体" w:eastAsia="宋体" w:cs="宋体"/>
          <w:b/>
          <w:bCs/>
        </w:rPr>
      </w:pPr>
      <w:commentRangeStart w:id="7"/>
      <w:r>
        <w:rPr>
          <w:rFonts w:hint="eastAsia" w:ascii="宋体" w:hAnsi="宋体" w:eastAsia="宋体" w:cs="宋体"/>
          <w:b/>
          <w:bCs/>
        </w:rPr>
        <w:t>抽象（合倾向）</w:t>
      </w:r>
    </w:p>
    <w:p>
      <w:pPr>
        <w:pStyle w:val="27"/>
        <w:numPr>
          <w:ilvl w:val="0"/>
          <w:numId w:val="2"/>
        </w:numPr>
        <w:spacing w:line="480" w:lineRule="exact"/>
        <w:ind w:firstLineChars="0"/>
      </w:pPr>
      <w:r>
        <w:rPr>
          <w:rFonts w:hint="eastAsia"/>
        </w:rPr>
        <w:t>喜欢并善于发现规律。</w:t>
      </w:r>
    </w:p>
    <w:p>
      <w:pPr>
        <w:pStyle w:val="27"/>
        <w:numPr>
          <w:ilvl w:val="0"/>
          <w:numId w:val="2"/>
        </w:numPr>
        <w:spacing w:line="480" w:lineRule="exact"/>
        <w:ind w:firstLineChars="0"/>
      </w:pPr>
      <w:r>
        <w:rPr>
          <w:rFonts w:hint="eastAsia"/>
        </w:rPr>
        <w:t>总结能力比较强。</w:t>
      </w:r>
    </w:p>
    <w:p>
      <w:pPr>
        <w:pStyle w:val="27"/>
        <w:numPr>
          <w:ilvl w:val="0"/>
          <w:numId w:val="2"/>
        </w:numPr>
        <w:spacing w:line="480" w:lineRule="exact"/>
        <w:ind w:firstLineChars="0"/>
      </w:pPr>
      <w:r>
        <w:rPr>
          <w:rFonts w:hint="eastAsia"/>
        </w:rPr>
        <w:t>了解事实，但是不会过多关注，觉得没有必要放太多注意力在大家都熟知的事实上。</w:t>
      </w:r>
    </w:p>
    <w:p>
      <w:pPr>
        <w:pStyle w:val="27"/>
        <w:numPr>
          <w:ilvl w:val="0"/>
          <w:numId w:val="2"/>
        </w:numPr>
        <w:spacing w:line="480" w:lineRule="exact"/>
        <w:ind w:firstLineChars="0"/>
      </w:pPr>
      <w:r>
        <w:rPr>
          <w:rFonts w:hint="eastAsia"/>
        </w:rPr>
        <w:t>不擅长与特别详尽的陈述一件既定的事实。</w:t>
      </w:r>
    </w:p>
    <w:p>
      <w:pPr>
        <w:pStyle w:val="27"/>
        <w:numPr>
          <w:ilvl w:val="0"/>
          <w:numId w:val="2"/>
        </w:numPr>
        <w:spacing w:line="480" w:lineRule="exact"/>
        <w:ind w:firstLineChars="0"/>
      </w:pPr>
      <w:r>
        <w:rPr>
          <w:rFonts w:hint="eastAsia"/>
        </w:rPr>
        <w:t>喜欢在变化的环境中生活。</w:t>
      </w:r>
    </w:p>
    <w:p>
      <w:pPr>
        <w:spacing w:line="480" w:lineRule="exact"/>
        <w:rPr>
          <w:rFonts w:ascii="宋体" w:hAnsi="宋体" w:eastAsia="宋体" w:cs="宋体"/>
          <w:b/>
          <w:bCs/>
        </w:rPr>
      </w:pPr>
      <w:r>
        <w:rPr>
          <w:rFonts w:hint="eastAsia" w:ascii="宋体" w:hAnsi="宋体" w:eastAsia="宋体" w:cs="宋体"/>
          <w:b/>
          <w:bCs/>
        </w:rPr>
        <w:t>想象（中间区域）</w:t>
      </w:r>
    </w:p>
    <w:p>
      <w:pPr>
        <w:pStyle w:val="27"/>
        <w:numPr>
          <w:ilvl w:val="0"/>
          <w:numId w:val="2"/>
        </w:numPr>
        <w:spacing w:line="480" w:lineRule="exact"/>
        <w:ind w:firstLineChars="0"/>
      </w:pPr>
      <w:r>
        <w:rPr>
          <w:rFonts w:hint="eastAsia"/>
        </w:rPr>
        <w:t>不偏好于对情境的描述，也不偏重无休止的推测。</w:t>
      </w:r>
    </w:p>
    <w:p>
      <w:pPr>
        <w:pStyle w:val="27"/>
        <w:numPr>
          <w:ilvl w:val="0"/>
          <w:numId w:val="2"/>
        </w:numPr>
        <w:spacing w:line="480" w:lineRule="exact"/>
        <w:ind w:firstLineChars="0"/>
      </w:pPr>
      <w:r>
        <w:rPr>
          <w:rFonts w:hint="eastAsia"/>
        </w:rPr>
        <w:t>比较偏重于效率、实用性和成本效益。</w:t>
      </w:r>
    </w:p>
    <w:p>
      <w:pPr>
        <w:pStyle w:val="27"/>
        <w:numPr>
          <w:ilvl w:val="0"/>
          <w:numId w:val="2"/>
        </w:numPr>
        <w:spacing w:line="480" w:lineRule="exact"/>
        <w:ind w:firstLineChars="0"/>
      </w:pPr>
      <w:r>
        <w:rPr>
          <w:rFonts w:hint="eastAsia"/>
        </w:rPr>
        <w:t>认可和偏好直接经验和具体结果。</w:t>
      </w:r>
    </w:p>
    <w:p>
      <w:pPr>
        <w:pStyle w:val="27"/>
        <w:numPr>
          <w:ilvl w:val="0"/>
          <w:numId w:val="2"/>
        </w:numPr>
        <w:spacing w:line="480" w:lineRule="exact"/>
        <w:ind w:firstLineChars="0"/>
      </w:pPr>
      <w:r>
        <w:rPr>
          <w:rFonts w:hint="eastAsia"/>
        </w:rPr>
        <w:t>认为良好的技术导致良好的结果。</w:t>
      </w:r>
    </w:p>
    <w:p>
      <w:pPr>
        <w:pStyle w:val="27"/>
        <w:numPr>
          <w:ilvl w:val="0"/>
          <w:numId w:val="2"/>
        </w:numPr>
        <w:spacing w:line="480" w:lineRule="exact"/>
        <w:ind w:firstLineChars="0"/>
      </w:pPr>
      <w:r>
        <w:rPr>
          <w:rFonts w:hint="eastAsia"/>
        </w:rPr>
        <w:t>别人对你的印象是实事求是的、明智的。</w:t>
      </w:r>
    </w:p>
    <w:p>
      <w:pPr>
        <w:spacing w:line="480" w:lineRule="exact"/>
        <w:rPr>
          <w:rFonts w:ascii="宋体" w:hAnsi="宋体" w:eastAsia="宋体" w:cs="宋体"/>
          <w:b/>
          <w:bCs/>
        </w:rPr>
      </w:pPr>
      <w:r>
        <w:rPr>
          <w:rFonts w:hint="eastAsia" w:ascii="宋体" w:hAnsi="宋体" w:eastAsia="宋体" w:cs="宋体"/>
          <w:b/>
          <w:bCs/>
        </w:rPr>
        <w:t>理念（合倾向）</w:t>
      </w:r>
    </w:p>
    <w:p>
      <w:pPr>
        <w:pStyle w:val="27"/>
        <w:numPr>
          <w:ilvl w:val="0"/>
          <w:numId w:val="2"/>
        </w:numPr>
        <w:spacing w:line="480" w:lineRule="exact"/>
        <w:ind w:firstLineChars="0"/>
      </w:pPr>
      <w:r>
        <w:rPr>
          <w:rFonts w:hint="eastAsia"/>
        </w:rPr>
        <w:t>认为想法比执行任务更重要。</w:t>
      </w:r>
    </w:p>
    <w:p>
      <w:pPr>
        <w:pStyle w:val="27"/>
        <w:numPr>
          <w:ilvl w:val="0"/>
          <w:numId w:val="2"/>
        </w:numPr>
        <w:spacing w:line="480" w:lineRule="exact"/>
        <w:ind w:firstLineChars="0"/>
      </w:pPr>
      <w:r>
        <w:rPr>
          <w:rFonts w:hint="eastAsia"/>
        </w:rPr>
        <w:t>发散思维比较强。</w:t>
      </w:r>
    </w:p>
    <w:p>
      <w:pPr>
        <w:pStyle w:val="27"/>
        <w:numPr>
          <w:ilvl w:val="0"/>
          <w:numId w:val="2"/>
        </w:numPr>
        <w:spacing w:line="480" w:lineRule="exact"/>
        <w:ind w:firstLineChars="0"/>
      </w:pPr>
      <w:r>
        <w:rPr>
          <w:rFonts w:hint="eastAsia"/>
        </w:rPr>
        <w:t>新的点子，总能引起你的强烈兴趣。</w:t>
      </w:r>
    </w:p>
    <w:p>
      <w:pPr>
        <w:pStyle w:val="27"/>
        <w:numPr>
          <w:ilvl w:val="0"/>
          <w:numId w:val="2"/>
        </w:numPr>
        <w:spacing w:line="480" w:lineRule="exact"/>
        <w:ind w:firstLineChars="0"/>
      </w:pPr>
      <w:r>
        <w:rPr>
          <w:rFonts w:hint="eastAsia"/>
        </w:rPr>
        <w:t>认为好奇是推动改进的基本动力。</w:t>
      </w:r>
    </w:p>
    <w:p>
      <w:pPr>
        <w:spacing w:line="480" w:lineRule="exact"/>
        <w:rPr>
          <w:rFonts w:ascii="宋体" w:hAnsi="宋体" w:eastAsia="宋体" w:cs="宋体"/>
          <w:b/>
          <w:bCs/>
        </w:rPr>
      </w:pPr>
      <w:r>
        <w:rPr>
          <w:rFonts w:hint="eastAsia" w:ascii="宋体" w:hAnsi="宋体" w:eastAsia="宋体" w:cs="宋体"/>
          <w:b/>
          <w:bCs/>
        </w:rPr>
        <w:t>创新（合倾向）</w:t>
      </w:r>
    </w:p>
    <w:p>
      <w:pPr>
        <w:pStyle w:val="27"/>
        <w:numPr>
          <w:ilvl w:val="0"/>
          <w:numId w:val="2"/>
        </w:numPr>
        <w:spacing w:line="480" w:lineRule="exact"/>
        <w:ind w:firstLineChars="0"/>
      </w:pPr>
      <w:r>
        <w:rPr>
          <w:rFonts w:hint="eastAsia"/>
        </w:rPr>
        <w:t>比较推崇非主流文化的东西。</w:t>
      </w:r>
    </w:p>
    <w:p>
      <w:pPr>
        <w:pStyle w:val="27"/>
        <w:numPr>
          <w:ilvl w:val="0"/>
          <w:numId w:val="2"/>
        </w:numPr>
        <w:spacing w:line="480" w:lineRule="exact"/>
        <w:ind w:firstLineChars="0"/>
      </w:pPr>
      <w:r>
        <w:rPr>
          <w:rFonts w:hint="eastAsia"/>
        </w:rPr>
        <w:t>喜欢与众不同，有自己的个性。</w:t>
      </w:r>
    </w:p>
    <w:p>
      <w:pPr>
        <w:pStyle w:val="27"/>
        <w:numPr>
          <w:ilvl w:val="0"/>
          <w:numId w:val="2"/>
        </w:numPr>
        <w:spacing w:line="480" w:lineRule="exact"/>
        <w:ind w:firstLineChars="0"/>
      </w:pPr>
      <w:r>
        <w:rPr>
          <w:rFonts w:hint="eastAsia"/>
        </w:rPr>
        <w:t>不喜欢遵守常规，敢于打破原有的规则。</w:t>
      </w:r>
    </w:p>
    <w:p>
      <w:pPr>
        <w:pStyle w:val="27"/>
        <w:numPr>
          <w:ilvl w:val="0"/>
          <w:numId w:val="2"/>
        </w:numPr>
        <w:spacing w:line="480" w:lineRule="exact"/>
        <w:ind w:firstLineChars="0"/>
      </w:pPr>
      <w:r>
        <w:rPr>
          <w:rFonts w:hint="eastAsia"/>
        </w:rPr>
        <w:t>能够做到另辟蹊径。</w:t>
      </w:r>
    </w:p>
    <w:p>
      <w:pPr>
        <w:pStyle w:val="27"/>
        <w:numPr>
          <w:ilvl w:val="0"/>
          <w:numId w:val="2"/>
        </w:numPr>
        <w:spacing w:line="480" w:lineRule="exact"/>
        <w:ind w:firstLineChars="0"/>
      </w:pPr>
      <w:r>
        <w:rPr>
          <w:rFonts w:hint="eastAsia"/>
        </w:rPr>
        <w:t>无论是生活还是工作，都喜欢创新和变化。</w:t>
      </w:r>
    </w:p>
    <w:commentRangeEnd w:id="7"/>
    <w:p>
      <w:pPr>
        <w:pStyle w:val="21"/>
      </w:pPr>
      <w:r>
        <w:rPr>
          <w:rStyle w:val="24"/>
          <w:rFonts w:asciiTheme="minorHAnsi" w:hAnsiTheme="minorHAnsi" w:eastAsiaTheme="minorEastAsia" w:cstheme="minorBidi"/>
          <w:b w:val="0"/>
          <w:bCs w:val="0"/>
        </w:rPr>
        <w:commentReference w:id="7"/>
      </w:r>
      <w:bookmarkStart w:id="12" w:name="_Toc7643"/>
      <w:r>
        <w:t>1.3.3子维度</w:t>
      </w:r>
      <w:r>
        <w:rPr>
          <w:rFonts w:hint="eastAsia"/>
        </w:rPr>
        <w:t>三</w:t>
      </w:r>
      <w:r>
        <w:t>（</w:t>
      </w:r>
      <w:r>
        <w:rPr>
          <w:rFonts w:hint="eastAsia"/>
        </w:rPr>
        <w:t>思考</w:t>
      </w:r>
      <w:r>
        <w:t>与</w:t>
      </w:r>
      <w:r>
        <w:rPr>
          <w:rFonts w:hint="eastAsia"/>
        </w:rPr>
        <w:t>情感</w:t>
      </w:r>
      <w:r>
        <w:t>）</w:t>
      </w:r>
      <w:bookmarkEnd w:id="12"/>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commentRangeStart w:id="8"/>
      <w:r>
        <w:drawing>
          <wp:anchor distT="0" distB="0" distL="114300" distR="114300" simplePos="0" relativeHeight="251660288" behindDoc="0" locked="0" layoutInCell="1" allowOverlap="1">
            <wp:simplePos x="0" y="0"/>
            <wp:positionH relativeFrom="column">
              <wp:posOffset>1905</wp:posOffset>
            </wp:positionH>
            <wp:positionV relativeFrom="paragraph">
              <wp:posOffset>-2707640</wp:posOffset>
            </wp:positionV>
            <wp:extent cx="5270500" cy="2953385"/>
            <wp:effectExtent l="0" t="0" r="1270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0500" cy="2953385"/>
                    </a:xfrm>
                    <a:prstGeom prst="rect">
                      <a:avLst/>
                    </a:prstGeom>
                  </pic:spPr>
                </pic:pic>
              </a:graphicData>
            </a:graphic>
          </wp:anchor>
        </w:drawing>
      </w:r>
      <w:commentRangeEnd w:id="8"/>
      <w:r>
        <w:rPr>
          <w:rStyle w:val="24"/>
        </w:rPr>
        <w:commentReference w:id="8"/>
      </w:r>
    </w:p>
    <w:p>
      <w:pPr>
        <w:spacing w:line="400" w:lineRule="exact"/>
        <w:rPr>
          <w:rFonts w:ascii="宋体" w:hAnsi="宋体" w:eastAsia="宋体" w:cs="宋体"/>
          <w:b/>
          <w:bCs/>
        </w:rPr>
      </w:pPr>
      <w:commentRangeStart w:id="9"/>
      <w:r>
        <w:rPr>
          <w:rFonts w:hint="eastAsia" w:ascii="宋体" w:hAnsi="宋体" w:eastAsia="宋体" w:cs="宋体"/>
          <w:b/>
          <w:bCs/>
        </w:rPr>
        <w:t>理智（合倾向）</w:t>
      </w:r>
    </w:p>
    <w:p>
      <w:pPr>
        <w:pStyle w:val="27"/>
        <w:numPr>
          <w:ilvl w:val="0"/>
          <w:numId w:val="2"/>
        </w:numPr>
        <w:spacing w:line="480" w:lineRule="exact"/>
        <w:ind w:firstLineChars="0"/>
      </w:pPr>
      <w:r>
        <w:rPr>
          <w:rFonts w:hint="eastAsia"/>
        </w:rPr>
        <w:t xml:space="preserve">在做决策的时候，倾向于理性的逻辑分析，而不考虑人们的情感需求。 </w:t>
      </w:r>
    </w:p>
    <w:p>
      <w:pPr>
        <w:pStyle w:val="27"/>
        <w:numPr>
          <w:ilvl w:val="0"/>
          <w:numId w:val="2"/>
        </w:numPr>
        <w:spacing w:line="480" w:lineRule="exact"/>
        <w:ind w:firstLineChars="0"/>
      </w:pPr>
      <w:r>
        <w:rPr>
          <w:rFonts w:hint="eastAsia"/>
        </w:rPr>
        <w:t xml:space="preserve">做出决定之后，不会因为情感而变动。 </w:t>
      </w:r>
    </w:p>
    <w:p>
      <w:pPr>
        <w:pStyle w:val="27"/>
        <w:numPr>
          <w:ilvl w:val="0"/>
          <w:numId w:val="2"/>
        </w:numPr>
        <w:spacing w:line="480" w:lineRule="exact"/>
        <w:ind w:firstLineChars="0"/>
      </w:pPr>
      <w:r>
        <w:rPr>
          <w:rFonts w:hint="eastAsia"/>
        </w:rPr>
        <w:t xml:space="preserve">只关注利弊，而不注重人的需求。 </w:t>
      </w:r>
    </w:p>
    <w:p>
      <w:pPr>
        <w:pStyle w:val="27"/>
        <w:numPr>
          <w:ilvl w:val="0"/>
          <w:numId w:val="2"/>
        </w:numPr>
        <w:spacing w:line="480" w:lineRule="exact"/>
        <w:ind w:firstLineChars="0"/>
      </w:pPr>
      <w:r>
        <w:rPr>
          <w:rFonts w:hint="eastAsia"/>
        </w:rPr>
        <w:t xml:space="preserve">为人理性，习惯客观而冷静的去分析各种问题。 </w:t>
      </w:r>
    </w:p>
    <w:p>
      <w:pPr>
        <w:spacing w:line="400" w:lineRule="exact"/>
        <w:rPr>
          <w:rFonts w:ascii="宋体" w:hAnsi="宋体" w:eastAsia="宋体" w:cs="宋体"/>
          <w:b/>
          <w:bCs/>
        </w:rPr>
      </w:pPr>
      <w:r>
        <w:rPr>
          <w:rFonts w:hint="eastAsia" w:ascii="宋体" w:hAnsi="宋体" w:eastAsia="宋体" w:cs="宋体"/>
          <w:b/>
          <w:bCs/>
        </w:rPr>
        <w:t>公正（中间区域）</w:t>
      </w:r>
    </w:p>
    <w:p>
      <w:pPr>
        <w:pStyle w:val="27"/>
        <w:numPr>
          <w:ilvl w:val="0"/>
          <w:numId w:val="2"/>
        </w:numPr>
        <w:spacing w:line="480" w:lineRule="exact"/>
        <w:ind w:firstLineChars="0"/>
      </w:pPr>
      <w:r>
        <w:rPr>
          <w:rFonts w:hint="eastAsia"/>
        </w:rPr>
        <w:t xml:space="preserve">在做决策的时候会考虑到逻辑性和他人需求两方面。 </w:t>
      </w:r>
    </w:p>
    <w:p>
      <w:pPr>
        <w:pStyle w:val="27"/>
        <w:numPr>
          <w:ilvl w:val="0"/>
          <w:numId w:val="2"/>
        </w:numPr>
        <w:spacing w:line="480" w:lineRule="exact"/>
        <w:ind w:firstLineChars="0"/>
      </w:pPr>
      <w:r>
        <w:rPr>
          <w:rFonts w:hint="eastAsia"/>
        </w:rPr>
        <w:t xml:space="preserve">在别人看来，为人可能会比较矛盾。 </w:t>
      </w:r>
    </w:p>
    <w:p>
      <w:pPr>
        <w:pStyle w:val="27"/>
        <w:numPr>
          <w:ilvl w:val="0"/>
          <w:numId w:val="2"/>
        </w:numPr>
        <w:spacing w:line="480" w:lineRule="exact"/>
        <w:ind w:firstLineChars="0"/>
      </w:pPr>
      <w:r>
        <w:rPr>
          <w:rFonts w:hint="eastAsia"/>
        </w:rPr>
        <w:t>决策时可能犹豫不定，如果使用客观准则就会伤害某个对你很重要的人。</w:t>
      </w:r>
    </w:p>
    <w:p>
      <w:pPr>
        <w:spacing w:line="400" w:lineRule="exact"/>
        <w:rPr>
          <w:rFonts w:ascii="宋体" w:hAnsi="宋体" w:eastAsia="宋体" w:cs="宋体"/>
          <w:b/>
          <w:bCs/>
        </w:rPr>
      </w:pPr>
      <w:r>
        <w:rPr>
          <w:rFonts w:hint="eastAsia" w:ascii="宋体" w:hAnsi="宋体" w:eastAsia="宋体" w:cs="宋体"/>
          <w:b/>
          <w:bCs/>
        </w:rPr>
        <w:t>质疑（合倾向）</w:t>
      </w:r>
    </w:p>
    <w:p>
      <w:pPr>
        <w:pStyle w:val="27"/>
        <w:numPr>
          <w:ilvl w:val="0"/>
          <w:numId w:val="2"/>
        </w:numPr>
        <w:spacing w:line="480" w:lineRule="exact"/>
        <w:ind w:firstLineChars="0"/>
      </w:pPr>
      <w:r>
        <w:rPr>
          <w:rFonts w:hint="eastAsia"/>
        </w:rPr>
        <w:t xml:space="preserve">喜欢富于挑战性的工作，喜欢在有竞争的环境下工作。 </w:t>
      </w:r>
    </w:p>
    <w:p>
      <w:pPr>
        <w:pStyle w:val="27"/>
        <w:numPr>
          <w:ilvl w:val="0"/>
          <w:numId w:val="2"/>
        </w:numPr>
        <w:spacing w:line="480" w:lineRule="exact"/>
        <w:ind w:firstLineChars="0"/>
      </w:pPr>
      <w:r>
        <w:rPr>
          <w:rFonts w:hint="eastAsia"/>
        </w:rPr>
        <w:t>容易为了某个辩题而争论到底。</w:t>
      </w:r>
    </w:p>
    <w:p>
      <w:pPr>
        <w:pStyle w:val="27"/>
        <w:numPr>
          <w:ilvl w:val="0"/>
          <w:numId w:val="2"/>
        </w:numPr>
        <w:spacing w:line="480" w:lineRule="exact"/>
        <w:ind w:firstLineChars="0"/>
      </w:pPr>
      <w:r>
        <w:rPr>
          <w:rFonts w:hint="eastAsia"/>
        </w:rPr>
        <w:t>无论什么事情，只要有对立观点，都会进行辩驳。</w:t>
      </w:r>
    </w:p>
    <w:p>
      <w:pPr>
        <w:spacing w:line="400" w:lineRule="exact"/>
        <w:rPr>
          <w:rFonts w:ascii="宋体" w:hAnsi="宋体" w:eastAsia="宋体" w:cs="宋体"/>
          <w:b/>
          <w:bCs/>
        </w:rPr>
      </w:pPr>
      <w:r>
        <w:rPr>
          <w:rFonts w:hint="eastAsia" w:ascii="宋体" w:hAnsi="宋体" w:eastAsia="宋体" w:cs="宋体"/>
          <w:b/>
          <w:bCs/>
        </w:rPr>
        <w:t>批评（中间区域）</w:t>
      </w:r>
    </w:p>
    <w:p>
      <w:pPr>
        <w:pStyle w:val="27"/>
        <w:numPr>
          <w:ilvl w:val="0"/>
          <w:numId w:val="2"/>
        </w:numPr>
        <w:spacing w:line="480" w:lineRule="exact"/>
        <w:ind w:firstLineChars="0"/>
      </w:pPr>
      <w:r>
        <w:rPr>
          <w:rFonts w:hint="eastAsia"/>
        </w:rPr>
        <w:t>对于一般事情比较包容，但是对自己在意的事情会刨根问底。</w:t>
      </w:r>
    </w:p>
    <w:p>
      <w:pPr>
        <w:pStyle w:val="27"/>
        <w:numPr>
          <w:ilvl w:val="0"/>
          <w:numId w:val="2"/>
        </w:numPr>
        <w:spacing w:line="480" w:lineRule="exact"/>
        <w:ind w:firstLineChars="0"/>
      </w:pPr>
      <w:r>
        <w:rPr>
          <w:rFonts w:hint="eastAsia"/>
        </w:rPr>
        <w:t>虽然比较理智，但是偶尔也会感情用事。</w:t>
      </w:r>
    </w:p>
    <w:p>
      <w:pPr>
        <w:pStyle w:val="27"/>
        <w:numPr>
          <w:ilvl w:val="0"/>
          <w:numId w:val="2"/>
        </w:numPr>
        <w:spacing w:line="480" w:lineRule="exact"/>
        <w:ind w:firstLineChars="0"/>
      </w:pPr>
      <w:r>
        <w:rPr>
          <w:rFonts w:hint="eastAsia"/>
        </w:rPr>
        <w:t>虽然会批评他人，但是对于赞赏也从不吝啬。</w:t>
      </w:r>
    </w:p>
    <w:p>
      <w:pPr>
        <w:pStyle w:val="27"/>
        <w:numPr>
          <w:ilvl w:val="0"/>
          <w:numId w:val="2"/>
        </w:numPr>
        <w:spacing w:before="156" w:beforeLines="50" w:after="156" w:afterLines="50" w:line="400" w:lineRule="exact"/>
        <w:ind w:firstLineChars="0"/>
      </w:pPr>
      <w:r>
        <w:rPr>
          <w:rFonts w:hint="eastAsia"/>
        </w:rPr>
        <w:t>在提醒别人错误的时候，会比较委婉圆滑。</w:t>
      </w:r>
    </w:p>
    <w:p>
      <w:pPr>
        <w:pStyle w:val="27"/>
        <w:numPr>
          <w:ilvl w:val="0"/>
          <w:numId w:val="2"/>
        </w:numPr>
        <w:spacing w:before="156" w:beforeLines="50" w:after="156" w:afterLines="50" w:line="400" w:lineRule="exact"/>
        <w:ind w:firstLineChars="0"/>
      </w:pPr>
      <w:r>
        <w:rPr>
          <w:rFonts w:hint="eastAsia"/>
        </w:rPr>
        <w:t>明白折中调和的处世态度。</w:t>
      </w:r>
    </w:p>
    <w:p>
      <w:pPr>
        <w:pStyle w:val="27"/>
        <w:numPr>
          <w:ilvl w:val="0"/>
          <w:numId w:val="2"/>
        </w:numPr>
        <w:spacing w:before="156" w:beforeLines="50" w:after="156" w:afterLines="50" w:line="400" w:lineRule="exact"/>
        <w:ind w:firstLineChars="0"/>
      </w:pPr>
      <w:r>
        <w:rPr>
          <w:rFonts w:hint="eastAsia"/>
        </w:rPr>
        <w:t>有些时候会口是心非，说的和想的不一样。</w:t>
      </w:r>
    </w:p>
    <w:p>
      <w:pPr>
        <w:spacing w:line="400" w:lineRule="exact"/>
        <w:rPr>
          <w:b/>
          <w:bCs/>
        </w:rPr>
      </w:pPr>
      <w:r>
        <w:rPr>
          <w:rFonts w:hint="eastAsia"/>
          <w:b/>
          <w:bCs/>
        </w:rPr>
        <w:t>坚定（合倾向）</w:t>
      </w:r>
    </w:p>
    <w:p>
      <w:pPr>
        <w:pStyle w:val="27"/>
        <w:numPr>
          <w:ilvl w:val="0"/>
          <w:numId w:val="2"/>
        </w:numPr>
        <w:spacing w:before="156" w:beforeLines="50" w:after="156" w:afterLines="50" w:line="400" w:lineRule="exact"/>
        <w:ind w:firstLineChars="0"/>
      </w:pPr>
      <w:r>
        <w:rPr>
          <w:rFonts w:hint="eastAsia"/>
        </w:rPr>
        <w:t xml:space="preserve">为了达到自己的目的，善于使用谋略和人际关系。 </w:t>
      </w:r>
    </w:p>
    <w:p>
      <w:pPr>
        <w:pStyle w:val="27"/>
        <w:numPr>
          <w:ilvl w:val="0"/>
          <w:numId w:val="2"/>
        </w:numPr>
        <w:spacing w:before="156" w:beforeLines="50" w:after="156" w:afterLines="50" w:line="400" w:lineRule="exact"/>
        <w:ind w:firstLineChars="0"/>
      </w:pPr>
      <w:r>
        <w:rPr>
          <w:rFonts w:hint="eastAsia"/>
        </w:rPr>
        <w:t>紧紧围绕着实现自己的目标。</w:t>
      </w:r>
    </w:p>
    <w:p>
      <w:pPr>
        <w:pStyle w:val="27"/>
        <w:numPr>
          <w:ilvl w:val="0"/>
          <w:numId w:val="2"/>
        </w:numPr>
        <w:spacing w:before="156" w:beforeLines="50" w:after="156" w:afterLines="50" w:line="400" w:lineRule="exact"/>
        <w:ind w:firstLineChars="0"/>
      </w:pPr>
      <w:r>
        <w:rPr>
          <w:rFonts w:hint="eastAsia"/>
        </w:rPr>
        <w:t>设想好一种破釜沉舟、无路可退的局面。</w:t>
      </w:r>
    </w:p>
    <w:p>
      <w:pPr>
        <w:pStyle w:val="27"/>
        <w:numPr>
          <w:ilvl w:val="0"/>
          <w:numId w:val="2"/>
        </w:numPr>
        <w:spacing w:before="156" w:beforeLines="50" w:after="156" w:afterLines="50" w:line="400" w:lineRule="exact"/>
        <w:ind w:firstLineChars="0"/>
      </w:pPr>
      <w:r>
        <w:rPr>
          <w:rFonts w:hint="eastAsia"/>
        </w:rPr>
        <w:t>注重结果，不注重过程；而且对于专注于目标很舒坦与心安理得。</w:t>
      </w:r>
    </w:p>
    <w:p>
      <w:pPr>
        <w:pStyle w:val="27"/>
        <w:numPr>
          <w:ilvl w:val="0"/>
          <w:numId w:val="2"/>
        </w:numPr>
        <w:spacing w:before="156" w:beforeLines="50" w:after="156" w:afterLines="50" w:line="400" w:lineRule="exact"/>
        <w:ind w:firstLineChars="0"/>
      </w:pPr>
      <w:r>
        <w:rPr>
          <w:rFonts w:hint="eastAsia"/>
        </w:rPr>
        <w:t>不曾更多注意人们的情绪，容易被视为冷漠。</w:t>
      </w:r>
    </w:p>
    <w:commentRangeEnd w:id="9"/>
    <w:p>
      <w:pPr>
        <w:pStyle w:val="21"/>
      </w:pPr>
      <w:r>
        <w:rPr>
          <w:rStyle w:val="24"/>
          <w:rFonts w:asciiTheme="minorHAnsi" w:hAnsiTheme="minorHAnsi" w:eastAsiaTheme="minorEastAsia" w:cstheme="minorBidi"/>
          <w:b w:val="0"/>
          <w:bCs w:val="0"/>
        </w:rPr>
        <w:commentReference w:id="9"/>
      </w:r>
      <w:bookmarkStart w:id="13" w:name="_Toc22441"/>
      <w:r>
        <w:t>1.3.4子维度</w:t>
      </w:r>
      <w:r>
        <w:rPr>
          <w:rFonts w:hint="eastAsia"/>
        </w:rPr>
        <w:t>四</w:t>
      </w:r>
      <w:r>
        <w:t>（</w:t>
      </w:r>
      <w:r>
        <w:rPr>
          <w:rFonts w:hint="eastAsia"/>
        </w:rPr>
        <w:t>判断</w:t>
      </w:r>
      <w:r>
        <w:t>与</w:t>
      </w:r>
      <w:r>
        <w:rPr>
          <w:rFonts w:hint="eastAsia"/>
        </w:rPr>
        <w:t>知觉</w:t>
      </w:r>
      <w:r>
        <w:t>）</w:t>
      </w:r>
      <w:bookmarkEnd w:id="13"/>
    </w:p>
    <w:p>
      <w:pPr>
        <w:spacing w:line="480" w:lineRule="exact"/>
      </w:pPr>
      <w:commentRangeStart w:id="10"/>
      <w:r>
        <w:drawing>
          <wp:anchor distT="0" distB="0" distL="114300" distR="114300" simplePos="0" relativeHeight="251661312" behindDoc="0" locked="0" layoutInCell="1" allowOverlap="1">
            <wp:simplePos x="0" y="0"/>
            <wp:positionH relativeFrom="column">
              <wp:posOffset>-62865</wp:posOffset>
            </wp:positionH>
            <wp:positionV relativeFrom="paragraph">
              <wp:posOffset>108585</wp:posOffset>
            </wp:positionV>
            <wp:extent cx="5270500" cy="2999740"/>
            <wp:effectExtent l="0" t="0" r="1270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0500" cy="2999740"/>
                    </a:xfrm>
                    <a:prstGeom prst="rect">
                      <a:avLst/>
                    </a:prstGeom>
                  </pic:spPr>
                </pic:pic>
              </a:graphicData>
            </a:graphic>
          </wp:anchor>
        </w:drawing>
      </w:r>
      <w:commentRangeEnd w:id="10"/>
      <w:r>
        <w:rPr>
          <w:rStyle w:val="24"/>
        </w:rPr>
        <w:commentReference w:id="10"/>
      </w: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rPr>
          <w:b/>
          <w:bCs/>
        </w:rPr>
      </w:pPr>
      <w:commentRangeStart w:id="11"/>
      <w:r>
        <w:rPr>
          <w:rFonts w:hint="eastAsia"/>
          <w:b/>
          <w:bCs/>
        </w:rPr>
        <w:t>有条理（合倾向）</w:t>
      </w:r>
    </w:p>
    <w:p>
      <w:pPr>
        <w:pStyle w:val="27"/>
        <w:numPr>
          <w:ilvl w:val="0"/>
          <w:numId w:val="2"/>
        </w:numPr>
        <w:spacing w:before="156" w:beforeLines="50" w:after="156" w:afterLines="50" w:line="400" w:lineRule="exact"/>
        <w:ind w:firstLineChars="0"/>
      </w:pPr>
      <w:r>
        <w:rPr>
          <w:rFonts w:hint="eastAsia"/>
        </w:rPr>
        <w:t>喜欢有目标有规划的做事。</w:t>
      </w:r>
    </w:p>
    <w:p>
      <w:pPr>
        <w:pStyle w:val="27"/>
        <w:numPr>
          <w:ilvl w:val="0"/>
          <w:numId w:val="2"/>
        </w:numPr>
        <w:spacing w:before="156" w:beforeLines="50" w:after="156" w:afterLines="50" w:line="400" w:lineRule="exact"/>
        <w:ind w:firstLineChars="0"/>
      </w:pPr>
      <w:r>
        <w:rPr>
          <w:rFonts w:hint="eastAsia"/>
        </w:rPr>
        <w:t xml:space="preserve">比较喜欢井然有序的环境。 </w:t>
      </w:r>
    </w:p>
    <w:p>
      <w:pPr>
        <w:pStyle w:val="27"/>
        <w:numPr>
          <w:ilvl w:val="0"/>
          <w:numId w:val="2"/>
        </w:numPr>
        <w:spacing w:before="156" w:beforeLines="50" w:after="156" w:afterLines="50" w:line="400" w:lineRule="exact"/>
        <w:ind w:firstLineChars="0"/>
      </w:pPr>
      <w:r>
        <w:rPr>
          <w:rFonts w:hint="eastAsia"/>
        </w:rPr>
        <w:t xml:space="preserve">在工作的时候不喜欢被打断。 </w:t>
      </w:r>
    </w:p>
    <w:p>
      <w:pPr>
        <w:pStyle w:val="27"/>
        <w:numPr>
          <w:ilvl w:val="0"/>
          <w:numId w:val="2"/>
        </w:numPr>
        <w:spacing w:before="156" w:beforeLines="50" w:after="156" w:afterLines="50" w:line="400" w:lineRule="exact"/>
        <w:ind w:firstLineChars="0"/>
      </w:pPr>
      <w:r>
        <w:rPr>
          <w:rFonts w:hint="eastAsia"/>
        </w:rPr>
        <w:t xml:space="preserve">不容易分心。 </w:t>
      </w:r>
    </w:p>
    <w:p>
      <w:pPr>
        <w:pStyle w:val="27"/>
        <w:numPr>
          <w:ilvl w:val="0"/>
          <w:numId w:val="2"/>
        </w:numPr>
        <w:spacing w:before="156" w:beforeLines="50" w:after="156" w:afterLines="50" w:line="400" w:lineRule="exact"/>
        <w:ind w:firstLineChars="0"/>
      </w:pPr>
      <w:r>
        <w:rPr>
          <w:rFonts w:hint="eastAsia"/>
        </w:rPr>
        <w:t>个人风格偏向于系统型。</w:t>
      </w:r>
    </w:p>
    <w:p>
      <w:pPr>
        <w:spacing w:line="480" w:lineRule="exact"/>
        <w:rPr>
          <w:b/>
          <w:bCs/>
        </w:rPr>
      </w:pPr>
      <w:r>
        <w:rPr>
          <w:rFonts w:hint="eastAsia"/>
          <w:b/>
          <w:bCs/>
        </w:rPr>
        <w:t>有计划（合倾向）</w:t>
      </w:r>
    </w:p>
    <w:p>
      <w:pPr>
        <w:pStyle w:val="27"/>
        <w:numPr>
          <w:ilvl w:val="0"/>
          <w:numId w:val="2"/>
        </w:numPr>
        <w:spacing w:before="156" w:beforeLines="50" w:after="156" w:afterLines="50" w:line="400" w:lineRule="exact"/>
        <w:ind w:firstLineChars="0"/>
      </w:pPr>
      <w:r>
        <w:rPr>
          <w:rFonts w:hint="eastAsia"/>
        </w:rPr>
        <w:t xml:space="preserve">无论是工作还是生活都时常写好备忘录。 </w:t>
      </w:r>
    </w:p>
    <w:p>
      <w:pPr>
        <w:pStyle w:val="27"/>
        <w:numPr>
          <w:ilvl w:val="0"/>
          <w:numId w:val="2"/>
        </w:numPr>
        <w:spacing w:before="156" w:beforeLines="50" w:after="156" w:afterLines="50" w:line="400" w:lineRule="exact"/>
        <w:ind w:firstLineChars="0"/>
      </w:pPr>
      <w:r>
        <w:rPr>
          <w:rFonts w:hint="eastAsia"/>
        </w:rPr>
        <w:t>不习惯突发的去做什么事情。</w:t>
      </w:r>
    </w:p>
    <w:p>
      <w:pPr>
        <w:pStyle w:val="27"/>
        <w:numPr>
          <w:ilvl w:val="0"/>
          <w:numId w:val="2"/>
        </w:numPr>
        <w:spacing w:before="156" w:beforeLines="50" w:after="156" w:afterLines="50" w:line="400" w:lineRule="exact"/>
        <w:ind w:firstLineChars="0"/>
      </w:pPr>
      <w:r>
        <w:rPr>
          <w:rFonts w:hint="eastAsia"/>
        </w:rPr>
        <w:t>以未来为重，喜欢提前规划。</w:t>
      </w:r>
    </w:p>
    <w:p>
      <w:pPr>
        <w:spacing w:line="480" w:lineRule="exact"/>
        <w:rPr>
          <w:b/>
          <w:bCs/>
        </w:rPr>
      </w:pPr>
      <w:r>
        <w:rPr>
          <w:rFonts w:hint="eastAsia"/>
          <w:b/>
          <w:bCs/>
        </w:rPr>
        <w:t>预先准备（合倾向）</w:t>
      </w:r>
    </w:p>
    <w:p>
      <w:pPr>
        <w:pStyle w:val="27"/>
        <w:numPr>
          <w:ilvl w:val="0"/>
          <w:numId w:val="2"/>
        </w:numPr>
        <w:spacing w:before="156" w:beforeLines="50" w:after="156" w:afterLines="50" w:line="400" w:lineRule="exact"/>
        <w:ind w:firstLineChars="0"/>
      </w:pPr>
      <w:r>
        <w:rPr>
          <w:rFonts w:hint="eastAsia"/>
        </w:rPr>
        <w:t xml:space="preserve">做事情向来喜欢有既定的规划。 </w:t>
      </w:r>
    </w:p>
    <w:p>
      <w:pPr>
        <w:pStyle w:val="27"/>
        <w:numPr>
          <w:ilvl w:val="0"/>
          <w:numId w:val="2"/>
        </w:numPr>
        <w:spacing w:before="156" w:beforeLines="50" w:after="156" w:afterLines="50" w:line="400" w:lineRule="exact"/>
        <w:ind w:firstLineChars="0"/>
      </w:pPr>
      <w:r>
        <w:rPr>
          <w:rFonts w:hint="eastAsia"/>
        </w:rPr>
        <w:t xml:space="preserve">不喜欢太匆促的做事，容易慌张。 </w:t>
      </w:r>
    </w:p>
    <w:p>
      <w:pPr>
        <w:pStyle w:val="27"/>
        <w:numPr>
          <w:ilvl w:val="0"/>
          <w:numId w:val="2"/>
        </w:numPr>
        <w:spacing w:before="156" w:beforeLines="50" w:after="156" w:afterLines="50" w:line="400" w:lineRule="exact"/>
        <w:ind w:firstLineChars="0"/>
      </w:pPr>
      <w:r>
        <w:rPr>
          <w:rFonts w:hint="eastAsia"/>
        </w:rPr>
        <w:t xml:space="preserve">做事喜欢一件一件的做完，而不是同时进行好几项。 </w:t>
      </w:r>
    </w:p>
    <w:p>
      <w:pPr>
        <w:pStyle w:val="27"/>
        <w:numPr>
          <w:ilvl w:val="0"/>
          <w:numId w:val="2"/>
        </w:numPr>
        <w:spacing w:before="156" w:beforeLines="50" w:after="156" w:afterLines="50" w:line="400" w:lineRule="exact"/>
        <w:ind w:firstLineChars="0"/>
      </w:pPr>
      <w:r>
        <w:rPr>
          <w:rFonts w:hint="eastAsia"/>
        </w:rPr>
        <w:t xml:space="preserve">很少会等到开学时才开始做假期作业。 </w:t>
      </w:r>
    </w:p>
    <w:p>
      <w:pPr>
        <w:pStyle w:val="27"/>
        <w:numPr>
          <w:ilvl w:val="0"/>
          <w:numId w:val="2"/>
        </w:numPr>
        <w:spacing w:before="156" w:beforeLines="50" w:after="156" w:afterLines="50" w:line="400" w:lineRule="exact"/>
        <w:ind w:firstLineChars="0"/>
      </w:pPr>
      <w:r>
        <w:rPr>
          <w:rFonts w:hint="eastAsia"/>
        </w:rPr>
        <w:t xml:space="preserve">喜欢将要做的事情列出清单，有秩序的去做。 </w:t>
      </w:r>
    </w:p>
    <w:p>
      <w:pPr>
        <w:pStyle w:val="27"/>
        <w:numPr>
          <w:ilvl w:val="0"/>
          <w:numId w:val="2"/>
        </w:numPr>
        <w:spacing w:before="156" w:beforeLines="50" w:after="156" w:afterLines="50" w:line="400" w:lineRule="exact"/>
        <w:ind w:firstLineChars="0"/>
      </w:pPr>
      <w:r>
        <w:rPr>
          <w:rFonts w:hint="eastAsia"/>
        </w:rPr>
        <w:t xml:space="preserve">习惯提前安排好后面的事情或活动。 </w:t>
      </w:r>
    </w:p>
    <w:p>
      <w:pPr>
        <w:pStyle w:val="27"/>
        <w:numPr>
          <w:ilvl w:val="0"/>
          <w:numId w:val="2"/>
        </w:numPr>
        <w:spacing w:before="156" w:beforeLines="50" w:after="156" w:afterLines="50" w:line="400" w:lineRule="exact"/>
        <w:ind w:firstLineChars="0"/>
      </w:pPr>
      <w:r>
        <w:rPr>
          <w:rFonts w:hint="eastAsia"/>
        </w:rPr>
        <w:t>很少让自己陷入准备不足的境况，会提前做好计划掌握一切。</w:t>
      </w:r>
    </w:p>
    <w:p>
      <w:pPr>
        <w:spacing w:line="480" w:lineRule="exact"/>
        <w:rPr>
          <w:b/>
          <w:bCs/>
        </w:rPr>
      </w:pPr>
      <w:r>
        <w:rPr>
          <w:rFonts w:hint="eastAsia"/>
          <w:b/>
          <w:bCs/>
        </w:rPr>
        <w:t>保守（中间区域）</w:t>
      </w:r>
    </w:p>
    <w:p>
      <w:pPr>
        <w:pStyle w:val="27"/>
        <w:numPr>
          <w:ilvl w:val="0"/>
          <w:numId w:val="2"/>
        </w:numPr>
        <w:spacing w:before="156" w:beforeLines="50" w:after="156" w:afterLines="50" w:line="400" w:lineRule="exact"/>
        <w:ind w:firstLineChars="0"/>
      </w:pPr>
      <w:r>
        <w:rPr>
          <w:rFonts w:hint="eastAsia"/>
        </w:rPr>
        <w:t xml:space="preserve">生活中比较传统守旧，但内心还是希望能有一些新的体验。 </w:t>
      </w:r>
    </w:p>
    <w:p>
      <w:pPr>
        <w:pStyle w:val="27"/>
        <w:numPr>
          <w:ilvl w:val="0"/>
          <w:numId w:val="2"/>
        </w:numPr>
        <w:spacing w:before="156" w:beforeLines="50" w:after="156" w:afterLines="50" w:line="400" w:lineRule="exact"/>
        <w:ind w:firstLineChars="0"/>
      </w:pPr>
      <w:r>
        <w:rPr>
          <w:rFonts w:hint="eastAsia"/>
        </w:rPr>
        <w:t xml:space="preserve">安心于按部就班的生活，但又遗憾于没有新意。 </w:t>
      </w:r>
    </w:p>
    <w:p>
      <w:pPr>
        <w:pStyle w:val="27"/>
        <w:numPr>
          <w:ilvl w:val="0"/>
          <w:numId w:val="2"/>
        </w:numPr>
        <w:spacing w:before="156" w:beforeLines="50" w:after="156" w:afterLines="50" w:line="400" w:lineRule="exact"/>
        <w:ind w:firstLineChars="0"/>
      </w:pPr>
      <w:r>
        <w:rPr>
          <w:rFonts w:hint="eastAsia"/>
        </w:rPr>
        <w:t>对于传统保守派和标新立异派，持一种中立态度。</w:t>
      </w:r>
    </w:p>
    <w:p>
      <w:pPr>
        <w:pStyle w:val="27"/>
        <w:numPr>
          <w:ilvl w:val="0"/>
          <w:numId w:val="2"/>
        </w:numPr>
        <w:spacing w:before="156" w:beforeLines="50" w:after="156" w:afterLines="50" w:line="400" w:lineRule="exact"/>
        <w:ind w:firstLineChars="0"/>
      </w:pPr>
      <w:r>
        <w:rPr>
          <w:rFonts w:hint="eastAsia"/>
        </w:rPr>
        <w:t xml:space="preserve">能够接受传统的生活，也能够接受多元化的东西。 </w:t>
      </w:r>
    </w:p>
    <w:p>
      <w:pPr>
        <w:pStyle w:val="27"/>
        <w:numPr>
          <w:ilvl w:val="0"/>
          <w:numId w:val="2"/>
        </w:numPr>
        <w:spacing w:before="156" w:beforeLines="50" w:after="156" w:afterLines="50" w:line="400" w:lineRule="exact"/>
        <w:ind w:firstLineChars="0"/>
      </w:pPr>
      <w:r>
        <w:rPr>
          <w:rFonts w:hint="eastAsia"/>
        </w:rPr>
        <w:t>认可秩序带来的作用，也认可即兴带来的创造力。</w:t>
      </w:r>
    </w:p>
    <w:p>
      <w:pPr>
        <w:spacing w:line="480" w:lineRule="exact"/>
        <w:rPr>
          <w:b/>
          <w:bCs/>
        </w:rPr>
      </w:pPr>
      <w:r>
        <w:rPr>
          <w:rFonts w:hint="eastAsia"/>
          <w:b/>
          <w:bCs/>
        </w:rPr>
        <w:t>缜密（合倾向）</w:t>
      </w:r>
    </w:p>
    <w:p>
      <w:pPr>
        <w:pStyle w:val="27"/>
        <w:numPr>
          <w:ilvl w:val="0"/>
          <w:numId w:val="2"/>
        </w:numPr>
        <w:spacing w:before="156" w:beforeLines="50" w:after="156" w:afterLines="50" w:line="400" w:lineRule="exact"/>
        <w:ind w:firstLineChars="0"/>
      </w:pPr>
      <w:r>
        <w:rPr>
          <w:rFonts w:hint="eastAsia"/>
        </w:rPr>
        <w:t xml:space="preserve">喜欢有计划的做事。 </w:t>
      </w:r>
    </w:p>
    <w:p>
      <w:pPr>
        <w:pStyle w:val="27"/>
        <w:numPr>
          <w:ilvl w:val="0"/>
          <w:numId w:val="2"/>
        </w:numPr>
        <w:spacing w:before="156" w:beforeLines="50" w:after="156" w:afterLines="50" w:line="400" w:lineRule="exact"/>
        <w:ind w:firstLineChars="0"/>
      </w:pPr>
      <w:r>
        <w:rPr>
          <w:rFonts w:hint="eastAsia"/>
        </w:rPr>
        <w:t xml:space="preserve">在做事之前会花费时间和精力去做出具体的方案。 </w:t>
      </w:r>
    </w:p>
    <w:p>
      <w:pPr>
        <w:pStyle w:val="27"/>
        <w:numPr>
          <w:ilvl w:val="0"/>
          <w:numId w:val="2"/>
        </w:numPr>
        <w:spacing w:before="156" w:beforeLines="50" w:after="156" w:afterLines="50" w:line="400" w:lineRule="exact"/>
        <w:ind w:firstLineChars="0"/>
      </w:pPr>
      <w:r>
        <w:rPr>
          <w:rFonts w:hint="eastAsia"/>
        </w:rPr>
        <w:t xml:space="preserve">不喜欢即兴的突发的表演。 </w:t>
      </w:r>
    </w:p>
    <w:p>
      <w:pPr>
        <w:pStyle w:val="27"/>
        <w:numPr>
          <w:ilvl w:val="0"/>
          <w:numId w:val="2"/>
        </w:numPr>
        <w:spacing w:before="156" w:beforeLines="50" w:after="156" w:afterLines="50" w:line="400" w:lineRule="exact"/>
        <w:ind w:firstLineChars="0"/>
      </w:pPr>
      <w:r>
        <w:rPr>
          <w:rFonts w:hint="eastAsia"/>
        </w:rPr>
        <w:t xml:space="preserve">适应能力不强。 </w:t>
      </w:r>
    </w:p>
    <w:p>
      <w:pPr>
        <w:pStyle w:val="27"/>
        <w:numPr>
          <w:ilvl w:val="0"/>
          <w:numId w:val="2"/>
        </w:numPr>
        <w:spacing w:before="156" w:beforeLines="50" w:after="156" w:afterLines="50" w:line="400" w:lineRule="exact"/>
        <w:ind w:firstLineChars="0"/>
      </w:pPr>
      <w:r>
        <w:rPr>
          <w:rFonts w:hint="eastAsia"/>
        </w:rPr>
        <w:t>钦佩疏而不漏的计划。</w:t>
      </w:r>
    </w:p>
    <w:commentRangeEnd w:id="11"/>
    <w:p>
      <w:pPr>
        <w:pStyle w:val="21"/>
      </w:pPr>
      <w:r>
        <w:rPr>
          <w:rStyle w:val="24"/>
          <w:rFonts w:asciiTheme="minorHAnsi" w:hAnsiTheme="minorHAnsi" w:eastAsiaTheme="minorEastAsia" w:cstheme="minorBidi"/>
          <w:b w:val="0"/>
          <w:bCs w:val="0"/>
        </w:rPr>
        <w:commentReference w:id="11"/>
      </w:r>
      <w:bookmarkStart w:id="14" w:name="_Toc2225"/>
      <w:r>
        <w:t>1.3.5与</w:t>
      </w:r>
      <w:r>
        <w:rPr>
          <w:rFonts w:ascii="Times New Roman" w:hAnsi="Times New Roman" w:cs="Times New Roman"/>
        </w:rPr>
        <w:t>ENTJ</w:t>
      </w:r>
      <w:r>
        <w:t>人群子维度常模比较</w:t>
      </w:r>
      <w:bookmarkEnd w:id="14"/>
    </w:p>
    <w:p>
      <w:pPr>
        <w:widowControl/>
        <w:autoSpaceDE w:val="0"/>
        <w:autoSpaceDN w:val="0"/>
        <w:adjustRightInd w:val="0"/>
        <w:spacing w:after="240" w:line="480" w:lineRule="exact"/>
        <w:ind w:firstLine="480"/>
        <w:jc w:val="left"/>
        <w:rPr>
          <w:rFonts w:hint="eastAsia" w:ascii="Times" w:hAnsi="Times" w:cs="Times"/>
          <w:color w:val="51504C"/>
          <w:kern w:val="0"/>
          <w:highlight w:val="none"/>
          <w:lang w:eastAsia="zh-CN"/>
        </w:rPr>
      </w:pPr>
      <w:r>
        <w:rPr>
          <w:rFonts w:ascii="Times" w:hAnsi="Times" w:cs="Times"/>
          <w:color w:val="51504C"/>
          <w:kern w:val="0"/>
          <w:highlight w:val="none"/>
        </w:rPr>
        <w:t>下图</w:t>
      </w:r>
      <w:r>
        <w:rPr>
          <w:rFonts w:hint="eastAsia" w:ascii="Times" w:hAnsi="Times" w:cs="Times"/>
          <w:color w:val="51504C"/>
          <w:kern w:val="0"/>
          <w:highlight w:val="none"/>
          <w:lang w:eastAsia="zh-CN"/>
        </w:rPr>
        <w:t>显示了全国样本</w:t>
      </w:r>
      <w:commentRangeStart w:id="12"/>
      <w:r>
        <w:rPr>
          <w:rFonts w:ascii="Times" w:hAnsi="Times" w:cs="Times"/>
          <w:color w:val="51504C"/>
          <w:kern w:val="0"/>
          <w:highlight w:val="none"/>
        </w:rPr>
        <w:t>ENTJ</w:t>
      </w:r>
      <w:commentRangeEnd w:id="12"/>
      <w:r>
        <w:commentReference w:id="12"/>
      </w:r>
      <w:r>
        <w:rPr>
          <w:rFonts w:hint="eastAsia" w:ascii="Times" w:hAnsi="Times" w:cs="Times"/>
          <w:color w:val="51504C"/>
          <w:kern w:val="0"/>
          <w:highlight w:val="none"/>
          <w:lang w:eastAsia="zh-CN"/>
        </w:rPr>
        <w:t>的平均分数范围，图</w:t>
      </w:r>
      <w:r>
        <w:rPr>
          <w:rFonts w:hint="eastAsia" w:ascii="Times" w:hAnsi="Times" w:cs="Times"/>
          <w:color w:val="51504C"/>
          <w:kern w:val="0"/>
          <w:highlight w:val="none"/>
        </w:rPr>
        <w:t>中</w:t>
      </w:r>
      <w:r>
        <w:rPr>
          <w:rFonts w:ascii="Times" w:hAnsi="Times" w:cs="Times"/>
          <w:color w:val="51504C"/>
          <w:kern w:val="0"/>
          <w:highlight w:val="none"/>
        </w:rPr>
        <w:t>的蓝色</w:t>
      </w:r>
      <w:r>
        <w:rPr>
          <w:rFonts w:hint="eastAsia" w:ascii="Times" w:hAnsi="Times" w:cs="Times"/>
          <w:color w:val="51504C"/>
          <w:kern w:val="0"/>
          <w:highlight w:val="none"/>
          <w:lang w:eastAsia="zh-CN"/>
        </w:rPr>
        <w:t>条形图表示平均值-1到+1的标准偏差</w:t>
      </w:r>
      <w:ins w:id="17" w:author="HUANGBin" w:date="2018-02-09T10:47:16Z">
        <w:r>
          <w:rPr>
            <w:rFonts w:hint="eastAsia" w:ascii="Times" w:hAnsi="Times" w:cs="Times"/>
            <w:color w:val="51504C"/>
            <w:kern w:val="0"/>
            <w:highlight w:val="none"/>
            <w:lang w:eastAsia="zh-CN"/>
          </w:rPr>
          <w:t>，</w:t>
        </w:r>
      </w:ins>
      <w:del w:id="18" w:author="HUANGBin" w:date="2018-02-09T10:47:15Z">
        <w:r>
          <w:rPr>
            <w:rFonts w:hint="eastAsia" w:ascii="Times" w:hAnsi="Times" w:cs="Times"/>
            <w:color w:val="51504C"/>
            <w:kern w:val="0"/>
            <w:highlight w:val="none"/>
            <w:lang w:eastAsia="zh-CN"/>
          </w:rPr>
          <w:delText>。</w:delText>
        </w:r>
      </w:del>
      <w:r>
        <w:rPr>
          <w:rFonts w:hint="eastAsia" w:ascii="Times" w:hAnsi="Times" w:cs="Times"/>
          <w:color w:val="51504C"/>
          <w:kern w:val="0"/>
          <w:highlight w:val="none"/>
          <w:lang w:eastAsia="zh-CN"/>
        </w:rPr>
        <w:t>每个</w:t>
      </w:r>
      <w:del w:id="19" w:author="HUANGBin" w:date="2018-01-23T15:05:58Z">
        <w:r>
          <w:rPr>
            <w:rFonts w:hint="eastAsia" w:ascii="Times" w:hAnsi="Times" w:cs="Times"/>
            <w:color w:val="51504C"/>
            <w:kern w:val="0"/>
            <w:highlight w:val="none"/>
            <w:lang w:eastAsia="zh-CN"/>
          </w:rPr>
          <w:delText>栏中</w:delText>
        </w:r>
      </w:del>
      <w:ins w:id="20" w:author="HUANGBin" w:date="2018-01-23T15:05:58Z">
        <w:r>
          <w:rPr>
            <w:rFonts w:hint="eastAsia" w:ascii="Times" w:hAnsi="Times" w:cs="Times"/>
            <w:color w:val="auto"/>
            <w:kern w:val="0"/>
            <w:highlight w:val="none"/>
            <w:lang w:eastAsia="zh-CN"/>
          </w:rPr>
          <w:t>子维度</w:t>
        </w:r>
      </w:ins>
      <w:r>
        <w:rPr>
          <w:rFonts w:hint="eastAsia" w:ascii="Times" w:hAnsi="Times" w:cs="Times"/>
          <w:color w:val="51504C"/>
          <w:kern w:val="0"/>
          <w:highlight w:val="none"/>
          <w:lang w:eastAsia="zh-CN"/>
        </w:rPr>
        <w:t>的垂直线显示</w:t>
      </w:r>
      <w:del w:id="21" w:author="HUANGBin" w:date="2018-01-23T15:06:25Z">
        <w:commentRangeStart w:id="13"/>
        <w:r>
          <w:rPr>
            <w:rFonts w:hint="eastAsia" w:ascii="Times" w:hAnsi="Times" w:cs="Times"/>
            <w:color w:val="51504C"/>
            <w:kern w:val="0"/>
            <w:highlight w:val="none"/>
            <w:lang w:eastAsia="zh-CN"/>
          </w:rPr>
          <w:delText>ESFP</w:delText>
        </w:r>
      </w:del>
      <w:ins w:id="22" w:author="HUANGBin" w:date="2018-01-23T15:06:25Z">
        <w:r>
          <w:rPr>
            <w:rFonts w:hint="eastAsia" w:ascii="Times" w:hAnsi="Times" w:cs="Times"/>
            <w:color w:val="auto"/>
            <w:kern w:val="0"/>
            <w:highlight w:val="none"/>
            <w:lang w:eastAsia="zh-CN"/>
          </w:rPr>
          <w:t>E</w:t>
        </w:r>
      </w:ins>
      <w:ins w:id="23" w:author="HUANGBin" w:date="2018-01-23T15:06:26Z">
        <w:r>
          <w:rPr>
            <w:rFonts w:hint="eastAsia" w:ascii="Times" w:hAnsi="Times" w:cs="Times"/>
            <w:color w:val="auto"/>
            <w:kern w:val="0"/>
            <w:highlight w:val="none"/>
            <w:lang w:val="en-US" w:eastAsia="zh-CN"/>
          </w:rPr>
          <w:t>NTJ</w:t>
        </w:r>
      </w:ins>
      <w:ins w:id="24" w:author="HUANGBin" w:date="2018-01-23T15:06:49Z">
        <w:r>
          <w:rPr>
            <w:rFonts w:hint="eastAsia" w:ascii="Times" w:hAnsi="Times" w:cs="Times"/>
            <w:color w:val="auto"/>
            <w:kern w:val="0"/>
            <w:highlight w:val="none"/>
            <w:lang w:val="en-US" w:eastAsia="zh-CN"/>
          </w:rPr>
          <w:t>人群</w:t>
        </w:r>
        <w:commentRangeEnd w:id="13"/>
      </w:ins>
      <w:r>
        <w:commentReference w:id="13"/>
      </w:r>
      <w:r>
        <w:rPr>
          <w:rFonts w:hint="eastAsia" w:ascii="Times" w:hAnsi="Times" w:cs="Times"/>
          <w:color w:val="51504C"/>
          <w:kern w:val="0"/>
          <w:highlight w:val="none"/>
          <w:lang w:eastAsia="zh-CN"/>
        </w:rPr>
        <w:t>的平均分数</w:t>
      </w:r>
      <w:ins w:id="25" w:author="HUANGBin" w:date="2018-02-09T10:47:20Z">
        <w:r>
          <w:rPr>
            <w:rFonts w:hint="eastAsia" w:ascii="Times" w:hAnsi="Times" w:cs="Times"/>
            <w:color w:val="51504C"/>
            <w:kern w:val="0"/>
            <w:highlight w:val="none"/>
            <w:lang w:eastAsia="zh-CN"/>
          </w:rPr>
          <w:t>，</w:t>
        </w:r>
      </w:ins>
      <w:del w:id="26" w:author="HUANGBin" w:date="2018-02-09T10:47:19Z">
        <w:r>
          <w:rPr>
            <w:rFonts w:hint="eastAsia" w:ascii="Times" w:hAnsi="Times" w:cs="Times"/>
            <w:color w:val="51504C"/>
            <w:kern w:val="0"/>
            <w:highlight w:val="none"/>
            <w:lang w:eastAsia="zh-CN"/>
          </w:rPr>
          <w:delText>。</w:delText>
        </w:r>
      </w:del>
      <w:r>
        <w:rPr>
          <w:rFonts w:hint="eastAsia" w:ascii="Times" w:hAnsi="Times" w:cs="Times"/>
          <w:color w:val="51504C"/>
          <w:kern w:val="0"/>
          <w:highlight w:val="none"/>
          <w:lang w:eastAsia="zh-CN"/>
        </w:rPr>
        <w:t>加粗的数字表示你的</w:t>
      </w:r>
      <w:del w:id="27" w:author="HUANGBin" w:date="2018-01-23T15:10:22Z">
        <w:r>
          <w:rPr>
            <w:rFonts w:hint="eastAsia" w:ascii="Times" w:hAnsi="Times" w:cs="Times"/>
            <w:color w:val="51504C"/>
            <w:kern w:val="0"/>
            <w:highlight w:val="none"/>
            <w:lang w:eastAsia="zh-CN"/>
          </w:rPr>
          <w:delText>分数</w:delText>
        </w:r>
      </w:del>
      <w:ins w:id="28" w:author="HUANGBin" w:date="2018-01-23T15:10:22Z">
        <w:r>
          <w:rPr>
            <w:rFonts w:hint="eastAsia" w:ascii="Times" w:hAnsi="Times" w:cs="Times"/>
            <w:color w:val="auto"/>
            <w:kern w:val="0"/>
            <w:highlight w:val="none"/>
            <w:lang w:eastAsia="zh-CN"/>
          </w:rPr>
          <w:t>得分</w:t>
        </w:r>
      </w:ins>
      <w:r>
        <w:rPr>
          <w:rFonts w:hint="eastAsia" w:ascii="Times" w:hAnsi="Times" w:cs="Times"/>
          <w:color w:val="51504C"/>
          <w:kern w:val="0"/>
          <w:highlight w:val="none"/>
          <w:lang w:eastAsia="zh-CN"/>
        </w:rPr>
        <w:t>。</w:t>
      </w:r>
    </w:p>
    <w:p>
      <w:pPr>
        <w:widowControl/>
        <w:autoSpaceDE w:val="0"/>
        <w:autoSpaceDN w:val="0"/>
        <w:adjustRightInd w:val="0"/>
        <w:spacing w:after="156" w:afterLines="50" w:line="480" w:lineRule="exact"/>
        <w:ind w:firstLine="482"/>
        <w:jc w:val="center"/>
        <w:rPr>
          <w:rFonts w:ascii="黑体" w:hAnsi="黑体" w:eastAsia="黑体" w:cs="Times"/>
          <w:color w:val="000000"/>
          <w:kern w:val="0"/>
        </w:rPr>
      </w:pPr>
      <w:r>
        <w:rPr>
          <w:rFonts w:hint="eastAsia" w:ascii="黑体" w:hAnsi="黑体" w:eastAsia="黑体" w:cs="Times"/>
          <w:color w:val="51504C"/>
          <w:kern w:val="0"/>
        </w:rPr>
        <w:t>子维度</w:t>
      </w:r>
      <w:r>
        <w:rPr>
          <w:rFonts w:ascii="黑体" w:hAnsi="黑体" w:eastAsia="黑体" w:cs="Times"/>
          <w:color w:val="51504C"/>
          <w:kern w:val="0"/>
        </w:rPr>
        <w:t>与常模对比</w:t>
      </w:r>
      <w:r>
        <w:rPr>
          <w:rFonts w:hint="eastAsia" w:ascii="黑体" w:hAnsi="黑体" w:eastAsia="黑体" w:cs="Times"/>
          <w:color w:val="51504C"/>
          <w:kern w:val="0"/>
        </w:rPr>
        <w:t>结果</w:t>
      </w:r>
    </w:p>
    <w:p>
      <w:pPr>
        <w:spacing w:line="480" w:lineRule="exact"/>
      </w:pPr>
      <w:commentRangeStart w:id="14"/>
      <w:r>
        <w:drawing>
          <wp:anchor distT="0" distB="0" distL="114300" distR="114300" simplePos="0" relativeHeight="251662336" behindDoc="0" locked="0" layoutInCell="1" allowOverlap="1">
            <wp:simplePos x="0" y="0"/>
            <wp:positionH relativeFrom="column">
              <wp:posOffset>-65405</wp:posOffset>
            </wp:positionH>
            <wp:positionV relativeFrom="paragraph">
              <wp:posOffset>100965</wp:posOffset>
            </wp:positionV>
            <wp:extent cx="5374005" cy="4876800"/>
            <wp:effectExtent l="0" t="0" r="1079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92606" cy="4893853"/>
                    </a:xfrm>
                    <a:prstGeom prst="rect">
                      <a:avLst/>
                    </a:prstGeom>
                  </pic:spPr>
                </pic:pic>
              </a:graphicData>
            </a:graphic>
          </wp:anchor>
        </w:drawing>
      </w:r>
      <w:commentRangeEnd w:id="14"/>
      <w:r>
        <w:rPr>
          <w:rStyle w:val="24"/>
        </w:rPr>
        <w:commentReference w:id="14"/>
      </w: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commentRangeStart w:id="15"/>
      <w:r>
        <w:rPr>
          <w:rFonts w:hint="eastAsia"/>
          <w:lang w:eastAsia="zh-CN"/>
        </w:rPr>
        <w:t>信度</w:t>
      </w:r>
      <w:r>
        <w:rPr>
          <w:rFonts w:hint="eastAsia"/>
        </w:rPr>
        <w:t>指数</w:t>
      </w:r>
      <w:commentRangeEnd w:id="15"/>
      <w:r>
        <w:commentReference w:id="15"/>
      </w:r>
      <w:r>
        <w:rPr>
          <w:rFonts w:hint="eastAsia"/>
        </w:rPr>
        <w:t>:</w:t>
      </w:r>
      <w:commentRangeStart w:id="16"/>
      <w:r>
        <w:rPr>
          <w:rFonts w:ascii="Times New Roman" w:hAnsi="Times New Roman" w:cs="Times New Roman"/>
        </w:rPr>
        <w:t>75</w:t>
      </w:r>
      <w:commentRangeEnd w:id="16"/>
      <w:r>
        <w:rPr>
          <w:rStyle w:val="24"/>
        </w:rPr>
        <w:commentReference w:id="16"/>
      </w:r>
    </w:p>
    <w:p>
      <w:pPr>
        <w:spacing w:line="480" w:lineRule="exact"/>
      </w:pPr>
      <w:r>
        <w:t xml:space="preserve">    </w:t>
      </w:r>
      <w:r>
        <w:rPr>
          <w:rFonts w:hint="eastAsia"/>
          <w:lang w:eastAsia="zh-CN"/>
        </w:rPr>
        <w:t>信度</w:t>
      </w:r>
      <w:r>
        <w:rPr>
          <w:rFonts w:hint="eastAsia"/>
        </w:rPr>
        <w:t>指数范围为从</w:t>
      </w:r>
      <w:r>
        <w:rPr>
          <w:rFonts w:hint="eastAsia" w:ascii="Times New Roman" w:hAnsi="Times New Roman" w:cs="Times New Roman"/>
        </w:rPr>
        <w:t>0</w:t>
      </w:r>
      <w:r>
        <w:rPr>
          <w:rFonts w:hint="eastAsia"/>
        </w:rPr>
        <w:t>到</w:t>
      </w:r>
      <w:r>
        <w:rPr>
          <w:rFonts w:hint="eastAsia" w:ascii="Times New Roman" w:hAnsi="Times New Roman" w:cs="Times New Roman"/>
        </w:rPr>
        <w:t>100</w:t>
      </w:r>
      <w:r>
        <w:t>，</w:t>
      </w:r>
      <w:r>
        <w:rPr>
          <w:rFonts w:hint="eastAsia"/>
        </w:rPr>
        <w:t>表示回答者的子维度得分</w:t>
      </w:r>
      <w:r>
        <w:rPr>
          <w:rFonts w:hint="eastAsia"/>
          <w:lang w:eastAsia="zh-CN"/>
        </w:rPr>
        <w:t>在测验</w:t>
      </w:r>
      <w:r>
        <w:rPr>
          <w:rFonts w:hint="eastAsia"/>
        </w:rPr>
        <w:t>的</w:t>
      </w:r>
      <w:r>
        <w:rPr>
          <w:rFonts w:hint="eastAsia"/>
          <w:lang w:eastAsia="zh-CN"/>
        </w:rPr>
        <w:t>内部</w:t>
      </w:r>
      <w:r>
        <w:rPr>
          <w:rFonts w:hint="eastAsia"/>
        </w:rPr>
        <w:t>一致性。</w:t>
      </w:r>
      <w:r>
        <w:rPr>
          <w:rFonts w:hint="eastAsia"/>
          <w:lang w:eastAsia="zh-CN"/>
        </w:rPr>
        <w:t>得分低于</w:t>
      </w:r>
      <w:r>
        <w:rPr>
          <w:rFonts w:hint="eastAsia"/>
          <w:highlight w:val="yellow"/>
          <w:lang w:val="en-US" w:eastAsia="zh-CN"/>
        </w:rPr>
        <w:t>40</w:t>
      </w:r>
      <w:r>
        <w:rPr>
          <w:rFonts w:hint="eastAsia"/>
        </w:rPr>
        <w:t>意味着</w:t>
      </w:r>
      <w:r>
        <w:rPr>
          <w:rFonts w:hint="eastAsia"/>
          <w:lang w:eastAsia="zh-CN"/>
        </w:rPr>
        <w:t>测试</w:t>
      </w:r>
      <w:r>
        <w:rPr>
          <w:rFonts w:hint="eastAsia"/>
        </w:rPr>
        <w:t>者有很多评分在中间区域里</w:t>
      </w:r>
      <w:r>
        <w:rPr>
          <w:rFonts w:hint="eastAsia"/>
          <w:lang w:eastAsia="zh-CN"/>
        </w:rPr>
        <w:t>，</w:t>
      </w:r>
      <w:r>
        <w:rPr>
          <w:rFonts w:hint="eastAsia"/>
        </w:rPr>
        <w:t>这可能是由于</w:t>
      </w:r>
      <w:r>
        <w:rPr>
          <w:rFonts w:hint="eastAsia"/>
          <w:lang w:eastAsia="zh-CN"/>
        </w:rPr>
        <w:t>测试者随意</w:t>
      </w:r>
      <w:r>
        <w:rPr>
          <w:rFonts w:hint="eastAsia"/>
        </w:rPr>
        <w:t>回答问题，</w:t>
      </w:r>
      <w:r>
        <w:rPr>
          <w:rFonts w:hint="eastAsia"/>
          <w:lang w:eastAsia="zh-CN"/>
        </w:rPr>
        <w:t>缺乏自我认识，</w:t>
      </w:r>
      <w:r>
        <w:rPr>
          <w:rFonts w:hint="eastAsia"/>
        </w:rPr>
        <w:t>或者</w:t>
      </w:r>
      <w:r>
        <w:rPr>
          <w:rFonts w:hint="eastAsia"/>
          <w:lang w:eastAsia="zh-CN"/>
        </w:rPr>
        <w:t>在使用一个方面功能的矛盾心理造成。这类测试者的回答则有可能不够接近测试者本身的真实值，造成测试结果准确度降低</w:t>
      </w:r>
      <w:r>
        <w:rPr>
          <w:rFonts w:hint="eastAsia"/>
        </w:rPr>
        <w:t>。</w:t>
      </w:r>
    </w:p>
    <w:p>
      <w:pPr>
        <w:widowControl/>
        <w:jc w:val="left"/>
      </w:pPr>
      <w:r>
        <w:br w:type="page"/>
      </w:r>
    </w:p>
    <w:p>
      <w:pPr>
        <w:pStyle w:val="2"/>
      </w:pPr>
      <w:bookmarkStart w:id="15" w:name="_Toc29491"/>
      <w:r>
        <w:rPr>
          <w:rFonts w:hint="eastAsia"/>
        </w:rPr>
        <w:t>第二部分</w:t>
      </w:r>
      <w:r>
        <w:t xml:space="preserve"> </w:t>
      </w:r>
      <w:r>
        <w:rPr>
          <w:rFonts w:hint="eastAsia"/>
        </w:rPr>
        <w:t>认知</w:t>
      </w:r>
      <w:r>
        <w:t>潜能</w:t>
      </w:r>
      <w:r>
        <w:rPr>
          <w:rFonts w:hint="eastAsia"/>
        </w:rPr>
        <w:t>评估</w:t>
      </w:r>
      <w:bookmarkEnd w:id="15"/>
    </w:p>
    <w:p>
      <w:pPr>
        <w:tabs>
          <w:tab w:val="left" w:pos="240"/>
        </w:tabs>
        <w:spacing w:line="480" w:lineRule="exact"/>
        <w:ind w:firstLine="480"/>
      </w:pPr>
      <w:r>
        <w:rPr>
          <w:rFonts w:hint="eastAsia"/>
        </w:rPr>
        <w:t>心理学者认为，能力是与活动联系起来的</w:t>
      </w:r>
      <w:r>
        <w:t>，</w:t>
      </w:r>
      <w:r>
        <w:rPr>
          <w:rFonts w:hint="eastAsia"/>
        </w:rPr>
        <w:t>是符合活动要求影响活动效果的个性心理特征的综合。潜能是一种尚未显现的能力，它一旦外化，与活动联系起来并影响活动效果，就变成显在能力，即通常所讲的能力</w:t>
      </w:r>
      <w:r>
        <w:t>，</w:t>
      </w:r>
      <w:r>
        <w:rPr>
          <w:rFonts w:hint="eastAsia"/>
        </w:rPr>
        <w:t>能力只是潜在能力外化的极小部分。通常认为是符合多种活动要求的某些一般能力的结合，如观察力、记忆力等</w:t>
      </w:r>
      <w:r>
        <w:t>。</w:t>
      </w:r>
    </w:p>
    <w:p>
      <w:pPr>
        <w:spacing w:line="480" w:lineRule="exact"/>
        <w:ind w:firstLine="480"/>
      </w:pPr>
      <w:r>
        <w:rPr>
          <w:rFonts w:hint="eastAsia"/>
        </w:rPr>
        <w:t>一般认知潜能测评是通过一系列科学编排的测试内容，用心理测量的方法对与</w:t>
      </w:r>
      <w:r>
        <w:t>学习、</w:t>
      </w:r>
      <w:r>
        <w:rPr>
          <w:rFonts w:hint="eastAsia"/>
        </w:rPr>
        <w:t>职业相关的十二种基本能力（包括：信息加工能力、工作记忆能力、空间能力、表象能力、思维转换能力、逻辑推理能力、动手操作能力、语言能力、数学能力、组织管理能力、人际交往能力、美术能力）进行测试，通过</w:t>
      </w:r>
      <w:r>
        <w:t>与同类型群体平均能力</w:t>
      </w:r>
      <w:r>
        <w:rPr>
          <w:rFonts w:hint="eastAsia"/>
        </w:rPr>
        <w:t>水平</w:t>
      </w:r>
      <w:r>
        <w:t>对比来评估个体的认知潜能。</w:t>
      </w:r>
    </w:p>
    <w:p>
      <w:pPr>
        <w:spacing w:line="480" w:lineRule="exact"/>
        <w:ind w:firstLine="480"/>
        <w:rPr>
          <w:del w:id="29" w:author="HUANGBin" w:date="2018-01-23T15:20:18Z"/>
        </w:rPr>
      </w:pPr>
      <w:del w:id="30" w:author="HUANGBin" w:date="2018-01-23T15:20:18Z">
        <w:r>
          <w:rPr>
            <w:rFonts w:hint="eastAsia"/>
          </w:rPr>
          <w:delText>下面</w:delText>
        </w:r>
      </w:del>
      <w:del w:id="31" w:author="HUANGBin" w:date="2018-01-23T15:20:18Z">
        <w:r>
          <w:rPr/>
          <w:delText>内容将对认知潜能的评估结果</w:delText>
        </w:r>
      </w:del>
      <w:del w:id="32" w:author="HUANGBin" w:date="2018-01-23T15:20:18Z">
        <w:r>
          <w:rPr>
            <w:rFonts w:hint="eastAsia"/>
          </w:rPr>
          <w:delText>及</w:delText>
        </w:r>
      </w:del>
      <w:del w:id="33" w:author="HUANGBin" w:date="2018-01-23T15:20:18Z">
        <w:r>
          <w:rPr/>
          <w:delText>所对应的原因进行分析解释。</w:delText>
        </w:r>
      </w:del>
    </w:p>
    <w:p>
      <w:pPr>
        <w:spacing w:line="480" w:lineRule="exact"/>
      </w:pPr>
    </w:p>
    <w:p>
      <w:pPr>
        <w:spacing w:line="480" w:lineRule="exact"/>
      </w:pPr>
      <w:r>
        <w:drawing>
          <wp:anchor distT="0" distB="0" distL="114300" distR="114300" simplePos="0" relativeHeight="251677696" behindDoc="0" locked="0" layoutInCell="1" allowOverlap="1">
            <wp:simplePos x="0" y="0"/>
            <wp:positionH relativeFrom="column">
              <wp:posOffset>278130</wp:posOffset>
            </wp:positionH>
            <wp:positionV relativeFrom="paragraph">
              <wp:posOffset>27940</wp:posOffset>
            </wp:positionV>
            <wp:extent cx="4718685" cy="3473450"/>
            <wp:effectExtent l="0" t="0" r="5715" b="635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18750" cy="3473681"/>
                    </a:xfrm>
                    <a:prstGeom prst="rect">
                      <a:avLst/>
                    </a:prstGeom>
                  </pic:spPr>
                </pic:pic>
              </a:graphicData>
            </a:graphic>
          </wp:anchor>
        </w:drawing>
      </w: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jc w:val="center"/>
        <w:rPr>
          <w:ins w:id="34" w:author="HUANGBin" w:date="2018-01-23T15:20:36Z"/>
          <w:rFonts w:ascii="黑体" w:hAnsi="黑体" w:eastAsia="黑体"/>
        </w:rPr>
      </w:pPr>
    </w:p>
    <w:p>
      <w:pPr>
        <w:spacing w:line="480" w:lineRule="exact"/>
        <w:jc w:val="center"/>
        <w:rPr>
          <w:rFonts w:ascii="黑体" w:hAnsi="黑体" w:eastAsia="黑体"/>
        </w:rPr>
      </w:pPr>
      <w:r>
        <w:rPr>
          <w:rFonts w:ascii="黑体" w:hAnsi="黑体" w:eastAsia="黑体"/>
        </w:rPr>
        <w:t>认知潜能测试内容示意图</w:t>
      </w:r>
    </w:p>
    <w:p>
      <w:pPr>
        <w:spacing w:line="480" w:lineRule="exact"/>
      </w:pPr>
    </w:p>
    <w:p>
      <w:pPr>
        <w:spacing w:line="480" w:lineRule="exact"/>
      </w:pPr>
    </w:p>
    <w:p>
      <w:pPr>
        <w:spacing w:line="480" w:lineRule="exact"/>
      </w:pPr>
    </w:p>
    <w:p>
      <w:pPr>
        <w:pStyle w:val="3"/>
      </w:pPr>
      <w:bookmarkStart w:id="16" w:name="_Toc12300"/>
      <w:r>
        <w:rPr>
          <w:rFonts w:hint="eastAsia"/>
        </w:rPr>
        <w:t>2.1认知</w:t>
      </w:r>
      <w:r>
        <w:t>潜能结果</w:t>
      </w:r>
      <w:r>
        <w:rPr>
          <w:rFonts w:hint="eastAsia"/>
        </w:rPr>
        <w:t>评估</w:t>
      </w:r>
      <w:bookmarkEnd w:id="16"/>
    </w:p>
    <w:p>
      <w:pPr>
        <w:spacing w:line="480" w:lineRule="exact"/>
      </w:pPr>
      <w:r>
        <w:t xml:space="preserve">    下图展示了各项认知潜能的评估结果，通过与常模范围</w:t>
      </w:r>
      <w:r>
        <w:rPr>
          <w:rFonts w:hint="eastAsia"/>
        </w:rPr>
        <w:t>的</w:t>
      </w:r>
      <w:r>
        <w:t>比较，</w:t>
      </w:r>
      <w:r>
        <w:rPr>
          <w:rFonts w:hint="eastAsia"/>
        </w:rPr>
        <w:t>可以清楚</w:t>
      </w:r>
      <w:r>
        <w:t>的知道自己在各个</w:t>
      </w:r>
      <w:r>
        <w:rPr>
          <w:rFonts w:hint="eastAsia"/>
        </w:rPr>
        <w:t>潜能</w:t>
      </w:r>
      <w:r>
        <w:t>方面的优势和不足。图中评估的能力水平值高于常模范围，</w:t>
      </w:r>
      <w:r>
        <w:rPr>
          <w:rFonts w:hint="eastAsia"/>
        </w:rPr>
        <w:t>则</w:t>
      </w:r>
      <w:r>
        <w:t>说明在该项能力上具有优势；若能力水平在常模范围之内，</w:t>
      </w:r>
      <w:r>
        <w:rPr>
          <w:rFonts w:hint="eastAsia"/>
        </w:rPr>
        <w:t>则</w:t>
      </w:r>
      <w:r>
        <w:t>说明</w:t>
      </w:r>
      <w:r>
        <w:rPr>
          <w:rFonts w:hint="eastAsia"/>
        </w:rPr>
        <w:t>该能力</w:t>
      </w:r>
      <w:r>
        <w:t>与大多数人无明显</w:t>
      </w:r>
      <w:r>
        <w:rPr>
          <w:rFonts w:hint="eastAsia"/>
        </w:rPr>
        <w:t>差别</w:t>
      </w:r>
      <w:r>
        <w:t>；</w:t>
      </w:r>
      <w:r>
        <w:rPr>
          <w:rFonts w:hint="eastAsia"/>
        </w:rPr>
        <w:t>若</w:t>
      </w:r>
      <w:r>
        <w:t>能力水平</w:t>
      </w:r>
      <w:r>
        <w:rPr>
          <w:rFonts w:hint="eastAsia"/>
        </w:rPr>
        <w:t>低于</w:t>
      </w:r>
      <w:r>
        <w:t>常模范围，</w:t>
      </w:r>
      <w:r>
        <w:rPr>
          <w:rFonts w:hint="eastAsia"/>
        </w:rPr>
        <w:t>则</w:t>
      </w:r>
      <w:r>
        <w:t>说明在该项能力上还有所欠缺，</w:t>
      </w:r>
      <w:r>
        <w:rPr>
          <w:rFonts w:hint="eastAsia"/>
        </w:rPr>
        <w:t>需要</w:t>
      </w:r>
      <w:r>
        <w:t>训练提高。</w:t>
      </w: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p>
    <w:p>
      <w:pPr>
        <w:spacing w:line="480" w:lineRule="exact"/>
      </w:pPr>
      <w:r>
        <w:drawing>
          <wp:anchor distT="0" distB="0" distL="114300" distR="114300" simplePos="0" relativeHeight="251678720" behindDoc="0" locked="0" layoutInCell="1" allowOverlap="1">
            <wp:simplePos x="0" y="0"/>
            <wp:positionH relativeFrom="column">
              <wp:posOffset>1905</wp:posOffset>
            </wp:positionH>
            <wp:positionV relativeFrom="paragraph">
              <wp:posOffset>-3237865</wp:posOffset>
            </wp:positionV>
            <wp:extent cx="5270500" cy="3474085"/>
            <wp:effectExtent l="0" t="0" r="12700" b="571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0500" cy="3474085"/>
                    </a:xfrm>
                    <a:prstGeom prst="rect">
                      <a:avLst/>
                    </a:prstGeom>
                  </pic:spPr>
                </pic:pic>
              </a:graphicData>
            </a:graphic>
          </wp:anchor>
        </w:drawing>
      </w:r>
    </w:p>
    <w:p>
      <w:pPr>
        <w:spacing w:line="480" w:lineRule="exact"/>
        <w:jc w:val="center"/>
        <w:rPr>
          <w:rFonts w:ascii="黑体" w:hAnsi="黑体" w:eastAsia="黑体"/>
        </w:rPr>
      </w:pPr>
      <w:commentRangeStart w:id="17"/>
      <w:r>
        <w:rPr>
          <w:rFonts w:ascii="黑体" w:hAnsi="黑体" w:eastAsia="黑体"/>
        </w:rPr>
        <w:t>认知潜能评估结果示意图</w:t>
      </w:r>
      <w:commentRangeEnd w:id="17"/>
      <w:r>
        <w:rPr>
          <w:rStyle w:val="24"/>
        </w:rPr>
        <w:commentReference w:id="17"/>
      </w:r>
    </w:p>
    <w:p>
      <w:pPr>
        <w:spacing w:line="480" w:lineRule="exact"/>
      </w:pPr>
    </w:p>
    <w:p>
      <w:pPr>
        <w:spacing w:line="480" w:lineRule="exact"/>
      </w:pPr>
    </w:p>
    <w:p>
      <w:pPr>
        <w:spacing w:line="480" w:lineRule="exact"/>
      </w:pPr>
    </w:p>
    <w:p>
      <w:pPr>
        <w:spacing w:line="480" w:lineRule="exact"/>
      </w:pPr>
    </w:p>
    <w:p>
      <w:pPr>
        <w:spacing w:line="480" w:lineRule="exact"/>
      </w:pPr>
    </w:p>
    <w:p>
      <w:pPr>
        <w:widowControl/>
        <w:jc w:val="left"/>
      </w:pPr>
      <w:r>
        <w:br w:type="page"/>
      </w:r>
    </w:p>
    <w:p>
      <w:pPr>
        <w:spacing w:line="480" w:lineRule="exact"/>
      </w:pPr>
      <w:r>
        <w:t xml:space="preserve">    在下表中潜能水平值是测试个体在各项潜能中的水平大小；</w:t>
      </w:r>
      <w:r>
        <w:rPr>
          <w:rFonts w:hint="eastAsia"/>
        </w:rPr>
        <w:t>常模</w:t>
      </w:r>
      <w:r>
        <w:t>范围是群体中大多数人在该项潜能</w:t>
      </w:r>
      <w:r>
        <w:rPr>
          <w:rFonts w:hint="eastAsia"/>
        </w:rPr>
        <w:t>上</w:t>
      </w:r>
      <w:r>
        <w:t>的水平范围；出众百分</w:t>
      </w:r>
      <w:r>
        <w:rPr>
          <w:rFonts w:hint="eastAsia"/>
        </w:rPr>
        <w:t>数</w:t>
      </w:r>
      <w:r>
        <w:t>是与同类型群体相比在该项潜能上的</w:t>
      </w:r>
      <w:r>
        <w:rPr>
          <w:rFonts w:hint="eastAsia"/>
        </w:rPr>
        <w:t>优势</w:t>
      </w:r>
      <w:r>
        <w:t xml:space="preserve">程度。 </w:t>
      </w:r>
    </w:p>
    <w:p>
      <w:pPr>
        <w:spacing w:after="156" w:afterLines="50" w:line="480" w:lineRule="exact"/>
        <w:jc w:val="center"/>
        <w:rPr>
          <w:rFonts w:ascii="黑体" w:hAnsi="黑体" w:eastAsia="黑体"/>
        </w:rPr>
      </w:pPr>
      <w:commentRangeStart w:id="18"/>
      <w:r>
        <w:rPr>
          <w:rFonts w:ascii="黑体" w:hAnsi="黑体" w:eastAsia="黑体"/>
        </w:rPr>
        <w:t>认知潜能指标评估详细结果</w:t>
      </w:r>
      <w:commentRangeEnd w:id="18"/>
      <w:r>
        <w:rPr>
          <w:rStyle w:val="24"/>
        </w:rPr>
        <w:commentReference w:id="18"/>
      </w:r>
    </w:p>
    <w:tbl>
      <w:tblPr>
        <w:tblStyle w:val="26"/>
        <w:tblW w:w="8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830"/>
        <w:gridCol w:w="1418"/>
        <w:gridCol w:w="898"/>
        <w:gridCol w:w="738"/>
        <w:gridCol w:w="738"/>
        <w:gridCol w:w="738"/>
        <w:gridCol w:w="737"/>
        <w:gridCol w:w="656"/>
        <w:gridCol w:w="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75"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认知</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潜能</w:t>
            </w:r>
          </w:p>
        </w:tc>
        <w:tc>
          <w:tcPr>
            <w:tcW w:w="830"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潜能</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水平值</w:t>
            </w:r>
          </w:p>
        </w:tc>
        <w:tc>
          <w:tcPr>
            <w:tcW w:w="141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常模</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范围</w:t>
            </w:r>
          </w:p>
        </w:tc>
        <w:tc>
          <w:tcPr>
            <w:tcW w:w="89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出众</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百分数</w:t>
            </w:r>
          </w:p>
        </w:tc>
        <w:tc>
          <w:tcPr>
            <w:tcW w:w="73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非常低</w:t>
            </w:r>
          </w:p>
        </w:tc>
        <w:tc>
          <w:tcPr>
            <w:tcW w:w="73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比较低</w:t>
            </w:r>
          </w:p>
        </w:tc>
        <w:tc>
          <w:tcPr>
            <w:tcW w:w="73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一般</w:t>
            </w:r>
          </w:p>
        </w:tc>
        <w:tc>
          <w:tcPr>
            <w:tcW w:w="737"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比较好</w:t>
            </w:r>
          </w:p>
        </w:tc>
        <w:tc>
          <w:tcPr>
            <w:tcW w:w="663" w:type="dxa"/>
            <w:gridSpan w:val="2"/>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非常好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 w:type="dxa"/>
          <w:trHeight w:val="863"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工作记忆能力</w:t>
            </w:r>
          </w:p>
        </w:tc>
        <w:tc>
          <w:tcPr>
            <w:tcW w:w="830"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169</w:t>
            </w:r>
          </w:p>
        </w:tc>
        <w:tc>
          <w:tcPr>
            <w:tcW w:w="1418"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88～112</w:t>
            </w:r>
          </w:p>
        </w:tc>
        <w:tc>
          <w:tcPr>
            <w:tcW w:w="898"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12%</w:t>
            </w:r>
          </w:p>
        </w:tc>
        <w:tc>
          <w:tcPr>
            <w:tcW w:w="3607"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685888" behindDoc="0" locked="0" layoutInCell="1" allowOverlap="1">
                      <wp:simplePos x="0" y="0"/>
                      <wp:positionH relativeFrom="column">
                        <wp:posOffset>-41910</wp:posOffset>
                      </wp:positionH>
                      <wp:positionV relativeFrom="paragraph">
                        <wp:posOffset>137160</wp:posOffset>
                      </wp:positionV>
                      <wp:extent cx="2166620" cy="127000"/>
                      <wp:effectExtent l="0" t="0" r="17780" b="25400"/>
                      <wp:wrapNone/>
                      <wp:docPr id="28" name="矩形 28"/>
                      <wp:cNvGraphicFramePr/>
                      <a:graphic xmlns:a="http://schemas.openxmlformats.org/drawingml/2006/main">
                        <a:graphicData uri="http://schemas.microsoft.com/office/word/2010/wordprocessingShape">
                          <wps:wsp>
                            <wps:cNvSpPr/>
                            <wps:spPr>
                              <a:xfrm>
                                <a:off x="0" y="0"/>
                                <a:ext cx="2167151" cy="129384"/>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10.8pt;height:10pt;width:170.6pt;z-index:251685888;v-text-anchor:middle;mso-width-relative:page;mso-height-relative:page;" fillcolor="#9DC3E6 [1940]" filled="t" stroked="t" coordsize="21600,21600" o:gfxdata="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TaMnrXAAAACAEAAA8AAAAAAAAAAQAgAAAAIgAA&#10;AGRycy9kb3ducmV2LnhtbFBLAQIUABQAAAAIAIdO4kAugYvWewIAAAIFAAAOAAAAAAAAAAEAIAAA&#10;ACYBAABkcnMvZTJvRG9jLnhtbFBLBQYAAAAABgAGAFkBAAATBg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 w:type="dxa"/>
          <w:trHeight w:val="863"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信息加工</w:t>
            </w:r>
            <w:r>
              <w:rPr>
                <w:rFonts w:hint="eastAsia" w:ascii="Times New Roman" w:hAnsi="Times New Roman" w:eastAsia="宋体" w:cs="Times New Roman"/>
                <w:kern w:val="0"/>
                <w:sz w:val="20"/>
                <w:szCs w:val="20"/>
              </w:rPr>
              <w:t>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8"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07"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687936" behindDoc="0" locked="0" layoutInCell="1" allowOverlap="1">
                      <wp:simplePos x="0" y="0"/>
                      <wp:positionH relativeFrom="column">
                        <wp:posOffset>-41910</wp:posOffset>
                      </wp:positionH>
                      <wp:positionV relativeFrom="paragraph">
                        <wp:posOffset>84455</wp:posOffset>
                      </wp:positionV>
                      <wp:extent cx="1709420" cy="153035"/>
                      <wp:effectExtent l="0" t="0" r="17780" b="24765"/>
                      <wp:wrapNone/>
                      <wp:docPr id="29" name="矩形 29"/>
                      <wp:cNvGraphicFramePr/>
                      <a:graphic xmlns:a="http://schemas.openxmlformats.org/drawingml/2006/main">
                        <a:graphicData uri="http://schemas.microsoft.com/office/word/2010/wordprocessingShape">
                          <wps:wsp>
                            <wps:cNvSpPr/>
                            <wps:spPr>
                              <a:xfrm>
                                <a:off x="0" y="0"/>
                                <a:ext cx="1709951" cy="15322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6.65pt;height:12.05pt;width:134.6pt;z-index:251687936;v-text-anchor:middle;mso-width-relative:page;mso-height-relative:page;" fillcolor="#92D050" filled="t" stroked="t" coordsize="21600,21600" o:gfxdata="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9d1IPWAAAACAEAAA8AAAAAAAAAAQAgAAAAIgAAAGRycy9kb3ducmV2LnhtbFBL&#10;AQIUABQAAAAIAIdO4kBTiNBMagIAAMkEAAAOAAAAAAAAAAEAIAAAACUBAABkcnMvZTJvRG9jLnht&#10;bFBLBQYAAAAABgAGAFkBAAABBg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 w:type="dxa"/>
          <w:trHeight w:val="926"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表象能力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8"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07"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689984" behindDoc="0" locked="0" layoutInCell="1" allowOverlap="1">
                      <wp:simplePos x="0" y="0"/>
                      <wp:positionH relativeFrom="column">
                        <wp:posOffset>-41910</wp:posOffset>
                      </wp:positionH>
                      <wp:positionV relativeFrom="paragraph">
                        <wp:posOffset>93345</wp:posOffset>
                      </wp:positionV>
                      <wp:extent cx="1137920" cy="142240"/>
                      <wp:effectExtent l="0" t="0" r="30480" b="35560"/>
                      <wp:wrapNone/>
                      <wp:docPr id="30" name="矩形 30"/>
                      <wp:cNvGraphicFramePr/>
                      <a:graphic xmlns:a="http://schemas.openxmlformats.org/drawingml/2006/main">
                        <a:graphicData uri="http://schemas.microsoft.com/office/word/2010/wordprocessingShape">
                          <wps:wsp>
                            <wps:cNvSpPr/>
                            <wps:spPr>
                              <a:xfrm>
                                <a:off x="0" y="0"/>
                                <a:ext cx="1137920" cy="14224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7.35pt;height:11.2pt;width:89.6pt;z-index:251689984;v-text-anchor:middle;mso-width-relative:page;mso-height-relative:page;" fillcolor="#FFC000" filled="t" stroked="t" coordsize="21600,21600" o:gfxdata="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NFFC51gAAAAgBAAAPAAAAAAAAAAEAIAAAACIAAABkcnMvZG93bnJldi54bWxQSwECFAAU&#10;AAAACACHTuJA0rbTg2UCAADJBAAADgAAAAAAAAABACAAAAAlAQAAZHJzL2Uyb0RvYy54bWxQSwUG&#10;AAAAAAYABgBZAQAA/AU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 w:type="dxa"/>
          <w:trHeight w:val="863"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空间能力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8"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07"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692032" behindDoc="0" locked="0" layoutInCell="1" allowOverlap="1">
                      <wp:simplePos x="0" y="0"/>
                      <wp:positionH relativeFrom="column">
                        <wp:posOffset>-41910</wp:posOffset>
                      </wp:positionH>
                      <wp:positionV relativeFrom="paragraph">
                        <wp:posOffset>79375</wp:posOffset>
                      </wp:positionV>
                      <wp:extent cx="795020" cy="157480"/>
                      <wp:effectExtent l="0" t="0" r="17780" b="20320"/>
                      <wp:wrapNone/>
                      <wp:docPr id="31" name="矩形 31"/>
                      <wp:cNvGraphicFramePr/>
                      <a:graphic xmlns:a="http://schemas.openxmlformats.org/drawingml/2006/main">
                        <a:graphicData uri="http://schemas.microsoft.com/office/word/2010/wordprocessingShape">
                          <wps:wsp>
                            <wps:cNvSpPr/>
                            <wps:spPr>
                              <a:xfrm>
                                <a:off x="0" y="0"/>
                                <a:ext cx="795551" cy="15789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6.25pt;height:12.4pt;width:62.6pt;z-index:251692032;v-text-anchor:middle;mso-width-relative:page;mso-height-relative:page;" fillcolor="#FF0000" filled="t" stroked="t" coordsize="21600,21600" o:gfxdata="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kd4ULZAAAACAEAAA8AAAAAAAAAAQAgAAAAIgAAAGRycy9kb3ducmV2LnhtbFBLAQIU&#10;ABQAAAAIAIdO4kDadA7IZAIAAMgEAAAOAAAAAAAAAAEAIAAAACgBAABkcnMvZTJvRG9jLnhtbFBL&#10;BQYAAAAABgAGAFkBAAD+BQ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 w:type="dxa"/>
          <w:trHeight w:val="863"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逻辑推理能力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8"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07"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694080" behindDoc="0" locked="0" layoutInCell="1" allowOverlap="1">
                      <wp:simplePos x="0" y="0"/>
                      <wp:positionH relativeFrom="column">
                        <wp:posOffset>-46990</wp:posOffset>
                      </wp:positionH>
                      <wp:positionV relativeFrom="paragraph">
                        <wp:posOffset>102235</wp:posOffset>
                      </wp:positionV>
                      <wp:extent cx="300990" cy="127635"/>
                      <wp:effectExtent l="0" t="0" r="29210" b="24765"/>
                      <wp:wrapNone/>
                      <wp:docPr id="32" name="矩形 32"/>
                      <wp:cNvGraphicFramePr/>
                      <a:graphic xmlns:a="http://schemas.openxmlformats.org/drawingml/2006/main">
                        <a:graphicData uri="http://schemas.microsoft.com/office/word/2010/wordprocessingShape">
                          <wps:wsp>
                            <wps:cNvSpPr/>
                            <wps:spPr>
                              <a:xfrm>
                                <a:off x="0" y="0"/>
                                <a:ext cx="301029" cy="128244"/>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8.05pt;height:10.05pt;width:23.7pt;z-index:251694080;v-text-anchor:middle;mso-width-relative:page;mso-height-relative:page;" fillcolor="#FF0000" filled="t" stroked="t" coordsize="21600,21600" o:gfxdata="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8tIGb2AAAAAcBAAAPAAAAAAAAAAEAIAAAACIAAABkcnMvZG93bnJldi54bWxQSwECFAAU&#10;AAAACACHTuJA4aytWWMCAADIBAAADgAAAAAAAAABACAAAAAnAQAAZHJzL2Uyb0RvYy54bWxQSwUG&#10;AAAAAAYABgBZAQAA/AU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 w:type="dxa"/>
          <w:trHeight w:val="897"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思维转换能力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8"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07" w:type="dxa"/>
            <w:gridSpan w:val="5"/>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 w:type="dxa"/>
          <w:trHeight w:val="863"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语言能力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8"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07" w:type="dxa"/>
            <w:gridSpan w:val="5"/>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 w:type="dxa"/>
          <w:trHeight w:val="863"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美术能力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8"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07" w:type="dxa"/>
            <w:gridSpan w:val="5"/>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 w:type="dxa"/>
          <w:trHeight w:val="897"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数学能力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8"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07" w:type="dxa"/>
            <w:gridSpan w:val="5"/>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 w:type="dxa"/>
          <w:trHeight w:val="863"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动手操作能力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8"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07" w:type="dxa"/>
            <w:gridSpan w:val="5"/>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 w:type="dxa"/>
          <w:trHeight w:val="897"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人际交往能力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8"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07" w:type="dxa"/>
            <w:gridSpan w:val="5"/>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 w:type="dxa"/>
          <w:trHeight w:val="863"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组织</w:t>
            </w:r>
            <w:r>
              <w:rPr>
                <w:rFonts w:ascii="Times New Roman" w:hAnsi="Times New Roman" w:eastAsia="宋体" w:cs="Times New Roman"/>
                <w:kern w:val="0"/>
                <w:sz w:val="20"/>
                <w:szCs w:val="20"/>
              </w:rPr>
              <w:t>管理能力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8"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07" w:type="dxa"/>
            <w:gridSpan w:val="5"/>
            <w:vAlign w:val="center"/>
          </w:tcPr>
          <w:p>
            <w:pPr>
              <w:spacing w:line="400" w:lineRule="exact"/>
              <w:jc w:val="center"/>
              <w:rPr>
                <w:rFonts w:ascii="Times New Roman" w:hAnsi="Times New Roman" w:eastAsia="宋体" w:cs="Times New Roman"/>
                <w:kern w:val="0"/>
                <w:sz w:val="20"/>
                <w:szCs w:val="20"/>
              </w:rPr>
            </w:pPr>
          </w:p>
        </w:tc>
      </w:tr>
    </w:tbl>
    <w:p>
      <w:pPr>
        <w:pStyle w:val="3"/>
      </w:pPr>
      <w:commentRangeStart w:id="19"/>
      <w:bookmarkStart w:id="17" w:name="_Toc25816"/>
      <w:r>
        <w:rPr>
          <w:rFonts w:hint="eastAsia"/>
        </w:rPr>
        <w:t>2.2认知</w:t>
      </w:r>
      <w:r>
        <w:t>潜能分析</w:t>
      </w:r>
      <w:commentRangeEnd w:id="19"/>
      <w:r>
        <w:rPr>
          <w:rStyle w:val="24"/>
          <w:rFonts w:asciiTheme="minorHAnsi" w:hAnsiTheme="minorHAnsi" w:eastAsiaTheme="minorEastAsia" w:cstheme="minorBidi"/>
          <w:b w:val="0"/>
          <w:bCs w:val="0"/>
        </w:rPr>
        <w:commentReference w:id="19"/>
      </w:r>
      <w:bookmarkEnd w:id="17"/>
    </w:p>
    <w:tbl>
      <w:tblPr>
        <w:tblStyle w:val="26"/>
        <w:tblW w:w="8288" w:type="dxa"/>
        <w:tblInd w:w="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动手操作能力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rPr>
                <w:rFonts w:ascii="Times New Roman" w:hAnsi="Times New Roman" w:eastAsia="宋体" w:cs="Times New Roman"/>
                <w:b/>
                <w:bCs/>
                <w:kern w:val="0"/>
                <w:sz w:val="24"/>
                <w:szCs w:val="24"/>
              </w:rPr>
            </w:pP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4"/>
                <w:szCs w:val="24"/>
              </w:rPr>
              <w:t>你的动手操作能力与同龄人相比，处于大众水平。具体来说，你在运用整个身体来表达想法和感觉，以及运用双手灵巧地创造或改造事物的能力一般。你在平衡、协调、敏捷、力量、弹性和速度以及由触觉所引起某种动作的能力居于中等水平。你能够动手制作一些东西，如缝纫、编织、雕刻、木工等。与人谈话时，你会利用手势或其他肢体语音来辅助你的口头表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逻辑推理能力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rPr>
                <w:rFonts w:ascii="Times New Roman" w:hAnsi="Times New Roman" w:eastAsia="宋体" w:cs="Times New Roman"/>
                <w:b/>
                <w:bCs/>
                <w:kern w:val="0"/>
                <w:sz w:val="20"/>
                <w:szCs w:val="20"/>
              </w:rPr>
            </w:pP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4"/>
                <w:szCs w:val="24"/>
              </w:rPr>
              <w:t>你的逻辑推理能力一般。较为喜欢提问，探究事情发生的原因；也会喜欢把事物进行分配、分类、分等；相信事物都会有合理的解释；比较容易相信经过科学研究或有数据的事情；略为懂得估算或进行快速心算；又较为喜欢有计划地做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思维转换能力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rPr>
                <w:rFonts w:ascii="Times New Roman" w:hAnsi="Times New Roman" w:eastAsia="宋体" w:cs="Times New Roman"/>
                <w:b/>
                <w:bCs/>
                <w:kern w:val="0"/>
                <w:sz w:val="20"/>
                <w:szCs w:val="20"/>
              </w:rPr>
            </w:pP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4"/>
                <w:szCs w:val="24"/>
              </w:rPr>
              <w:t>你的思维转换能力处于中等水平，将知觉到的事物在大脑中进行转换的速度和效率一般。例如，你能将看到的具体图形在头脑中转换为相应的语言描述；能够较快地根据语义、句法、语序和语境，对接触到的句子进行表意，但速度和准确性都还有待提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数学能力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rPr>
                <w:rFonts w:ascii="Times New Roman" w:hAnsi="Times New Roman" w:eastAsia="宋体" w:cs="Times New Roman"/>
                <w:b/>
                <w:bCs/>
                <w:kern w:val="0"/>
                <w:sz w:val="20"/>
                <w:szCs w:val="20"/>
              </w:rPr>
            </w:pP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4"/>
                <w:szCs w:val="24"/>
              </w:rPr>
              <w:t>你在数学能力方面表现一般，在同伴中处于中等水平。你能够运用公式定理等进行数字运算；发现数字间的规律并加以概括；利用逻辑能力进行数字推理；利用数学知识来解决实际生活中的各种问题。同时，你也能够学好学校开设的数学课程。但是，你完成这些任务的速度和效率都还有待提高。由于你的底子不错，如果想从事有关数学方面的职业，必须对自己的数学能力加以一定的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美术能力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rPr>
                <w:rFonts w:ascii="Times New Roman" w:hAnsi="Times New Roman" w:eastAsia="宋体" w:cs="Times New Roman"/>
                <w:b/>
                <w:bCs/>
                <w:kern w:val="0"/>
                <w:sz w:val="24"/>
                <w:szCs w:val="24"/>
              </w:rPr>
            </w:pP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4"/>
                <w:szCs w:val="24"/>
              </w:rPr>
              <w:t>你的美术能力处于中等水平，具体来说，你对造型的线条、平面、空间以及他们之间的关系敏感性一般，表现在你在绘画、设计、摄影等方面的能力与你的同龄人差不多。对艺术作品也都是泛泛而谈，在用颜色、纸张等塑造可视的平面或立体的视觉形象方面也表现一般，对颜色的感知能力，对镜头的捕捉能力都有待提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信息加工能力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rPr>
                <w:rFonts w:ascii="Times New Roman" w:hAnsi="Times New Roman" w:eastAsia="宋体" w:cs="Times New Roman"/>
                <w:b/>
                <w:bCs/>
                <w:kern w:val="0"/>
                <w:sz w:val="20"/>
                <w:szCs w:val="20"/>
              </w:rPr>
            </w:pP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4"/>
                <w:szCs w:val="24"/>
              </w:rPr>
              <w:t>你的信息加工能力与同龄人水平相当，具体表现在，你能够从大量的原始信息中进行筛选与判别，排除无关信息，但速度和效果一般；对收集到的信息能进行有效的分类与排序；也能领会信息所表达的意思，将其从一种表述形式转化为另外一种表述形式。总之，你在信息加工方面，包括对信息的理解能力、分析分析能力、评价能力和综合能力较你的同龄人而言是相当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表象能力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rPr>
                <w:rFonts w:ascii="Times New Roman" w:hAnsi="Times New Roman" w:eastAsia="宋体" w:cs="Times New Roman"/>
                <w:b/>
                <w:bCs/>
                <w:kern w:val="0"/>
                <w:sz w:val="20"/>
                <w:szCs w:val="20"/>
              </w:rPr>
            </w:pP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4"/>
                <w:szCs w:val="24"/>
              </w:rPr>
              <w:t>你的表象能力处于中等水平，对于看到的或听到的东西，能在你的大脑中形成一定的形象。面对某个问题情境，你也能将过去感知过的事物形象在头脑中再现。会利用具体形象帮助解决抽象问题。例如，用图形解决数学运算问题，但熟练程度还不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空间能力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rPr>
                <w:rFonts w:ascii="Times New Roman" w:hAnsi="Times New Roman" w:eastAsia="宋体" w:cs="Times New Roman"/>
                <w:b/>
                <w:bCs/>
                <w:kern w:val="0"/>
                <w:sz w:val="20"/>
                <w:szCs w:val="20"/>
              </w:rPr>
            </w:pP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4"/>
                <w:szCs w:val="24"/>
              </w:rPr>
              <w:t>你的空间能力表现一般，具体来说，就是你对视觉性或空间性的信息的感知能力，以及把所感知到的加以表现出来的能力一般。能感知物体的形状，对感知到的物体或形状也能进行有效的操作和空间旋转，但操作不够熟练。在脑中形成心像以及转换心像的能力，对图像艺术所感受的视觉与空间之张力、平衡与组成等关系的敏感性，这些方面都一般。总之，你的空间能力，包括空间控制能力和空间定位能力都处于中等水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组织管理能力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rPr>
                <w:rFonts w:ascii="Times New Roman" w:hAnsi="Times New Roman" w:eastAsia="宋体" w:cs="Times New Roman"/>
                <w:b/>
                <w:bCs/>
                <w:kern w:val="0"/>
                <w:sz w:val="24"/>
                <w:szCs w:val="24"/>
              </w:rPr>
            </w:pP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4"/>
                <w:szCs w:val="24"/>
              </w:rPr>
              <w:t>你的组织管理能力处于中间水平，能够考虑到事情的计划性，以及一些细微之处。你也会对未来的事情做出一些预测，但是你可能会偏向于细枝末节而忽略了大体局面的把握。你可以调节一定程度的矛盾冲突，但是领导能力比较一般。对于事情还有自己有一定的监控能力，不过你不容易察觉到自己在做事过程中出现的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人际交往能力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rPr>
                <w:rFonts w:ascii="Times New Roman" w:hAnsi="Times New Roman" w:eastAsia="宋体" w:cs="Times New Roman"/>
                <w:b/>
                <w:bCs/>
                <w:kern w:val="0"/>
                <w:sz w:val="20"/>
                <w:szCs w:val="20"/>
              </w:rPr>
            </w:pP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4"/>
                <w:szCs w:val="24"/>
              </w:rPr>
              <w:t>你的人际交往能力一般，有谈得来的朋友，也能接纳别人的意见并且倾听别人说话。有些时候，你能够站在他人的角度上考虑问题，但是有时候也做不到换位思考。大部分人际交往的技巧，你都能够掌握。对于别人的心绪变化，也比较的敏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工作记忆能力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rPr>
                <w:rFonts w:ascii="Times New Roman" w:hAnsi="Times New Roman" w:eastAsia="宋体" w:cs="Times New Roman"/>
                <w:b/>
                <w:bCs/>
                <w:kern w:val="0"/>
                <w:sz w:val="20"/>
                <w:szCs w:val="20"/>
              </w:rPr>
            </w:pP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4"/>
                <w:szCs w:val="24"/>
              </w:rPr>
              <w:t>你的工作记忆广度一般，能力处于大多数人的中间的位置。你能够掌握大部分的记忆策略，并且有效的进行灵活的使用，虽然可能有些时候会失效。你在短时间之中，能够记住一些事情。对于词汇的记忆，简单的词汇能够轻易的记住，但是对于有些较难的词汇记忆效果则不是很理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语言能力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rPr>
                <w:rFonts w:ascii="Times New Roman" w:hAnsi="Times New Roman" w:eastAsia="宋体" w:cs="Times New Roman"/>
                <w:b/>
                <w:bCs/>
                <w:kern w:val="0"/>
                <w:sz w:val="20"/>
                <w:szCs w:val="20"/>
              </w:rPr>
            </w:pP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4"/>
                <w:szCs w:val="24"/>
              </w:rPr>
              <w:t>你的语言能力处于中等水平，日常交流对你来说并没有什么问题。在交谈和表达想法的时候，偶尔会引用文献或典故，但是并没有更多丰富的词汇量。在写作上面，总缺少一些吸引人的点，还需要加强的是对于各种文献的阅读能力。</w:t>
            </w:r>
          </w:p>
        </w:tc>
      </w:tr>
    </w:tbl>
    <w:p>
      <w:pPr>
        <w:widowControl/>
        <w:jc w:val="left"/>
      </w:pPr>
      <w:r>
        <w:br w:type="page"/>
      </w:r>
    </w:p>
    <w:p>
      <w:pPr>
        <w:pStyle w:val="2"/>
      </w:pPr>
      <w:bookmarkStart w:id="18" w:name="_Toc8988"/>
      <w:r>
        <w:rPr>
          <w:rFonts w:hint="eastAsia"/>
        </w:rPr>
        <w:t>第三部分 兴趣倾向评估</w:t>
      </w:r>
      <w:bookmarkEnd w:id="18"/>
    </w:p>
    <w:p>
      <w:pPr>
        <w:spacing w:line="480" w:lineRule="exact"/>
        <w:ind w:firstLine="480"/>
      </w:pPr>
      <w:r>
        <w:rPr>
          <w:rFonts w:hint="eastAsia"/>
        </w:rPr>
        <w:t>兴趣是指建立在需要基础上，带有积极情绪色彩的认知和活动倾向；当个人对某事物有兴趣时，会对它产生特别的注意力；是人们活动的重要动力之一，也是活动成功的重要条件。职业兴趣是指人们对某种职业活动具有的比较稳定而持久的心理倾向。它是一个人探究某种职业或从事某种职业活动所表现出来的特殊个性倾向，它使个人对某种职业优先注意，并具有向往的情感。由于兴趣爱好不同，人的职业兴趣也有很大的差异。</w:t>
      </w:r>
    </w:p>
    <w:p>
      <w:pPr>
        <w:spacing w:line="480" w:lineRule="exact"/>
        <w:ind w:firstLine="480" w:firstLineChars="200"/>
      </w:pPr>
      <w:r>
        <w:rPr>
          <w:rFonts w:hint="eastAsia"/>
        </w:rPr>
        <w:t>本报告基于霍兰德职业兴趣理论，从职业兴趣的角度对您的职业选择进行探索。</w:t>
      </w:r>
      <w:r>
        <w:t>兴趣是个体</w:t>
      </w:r>
      <w:r>
        <w:rPr>
          <w:rFonts w:hint="eastAsia"/>
        </w:rPr>
        <w:t>在</w:t>
      </w:r>
      <w:r>
        <w:t>职业匹配的过程中</w:t>
      </w:r>
      <w:r>
        <w:rPr>
          <w:rFonts w:hint="eastAsia"/>
        </w:rPr>
        <w:t>的</w:t>
      </w:r>
      <w:r>
        <w:t>重要因素，</w:t>
      </w:r>
      <w:r>
        <w:rPr>
          <w:rFonts w:hint="eastAsia"/>
        </w:rPr>
        <w:t>迄今为止，</w:t>
      </w:r>
      <w:r>
        <w:fldChar w:fldCharType="begin"/>
      </w:r>
      <w:r>
        <w:instrText xml:space="preserve"> HYPERLINK "https://baike.baidu.com/item/%E9%9C%8D%E5%85%B0%E5%BE%B7%E8%81%8C%E4%B8%9A%E5%85%B4%E8%B6%A3%E7%90%86%E8%AE%BA" \t "https://baike.baidu.com/item/%E9%9C%8D%E5%85%B0%E5%BE%B7/_blank" </w:instrText>
      </w:r>
      <w:r>
        <w:fldChar w:fldCharType="separate"/>
      </w:r>
      <w:r>
        <w:t>霍兰德职业兴趣理论</w:t>
      </w:r>
      <w:r>
        <w:fldChar w:fldCharType="end"/>
      </w:r>
      <w:r>
        <w:t>是最具影响力的</w:t>
      </w:r>
      <w:r>
        <w:fldChar w:fldCharType="begin"/>
      </w:r>
      <w:r>
        <w:instrText xml:space="preserve"> HYPERLINK "https://baike.baidu.com/item/%E8%81%8C%E4%B8%9A%E5%8F%91%E5%B1%95" \t "https://baike.baidu.com/item/%E9%9C%8D%E5%85%B0%E5%BE%B7/_blank" </w:instrText>
      </w:r>
      <w:r>
        <w:fldChar w:fldCharType="separate"/>
      </w:r>
      <w:r>
        <w:t>职业发展</w:t>
      </w:r>
      <w:r>
        <w:fldChar w:fldCharType="end"/>
      </w:r>
      <w:r>
        <w:t>理论和职业分类体系</w:t>
      </w:r>
      <w:r>
        <w:rPr>
          <w:rFonts w:hint="eastAsia"/>
        </w:rPr>
        <w:t>。</w:t>
      </w: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line="480" w:lineRule="exact"/>
      </w:pPr>
    </w:p>
    <w:p>
      <w:pPr>
        <w:pStyle w:val="3"/>
      </w:pPr>
      <w:bookmarkStart w:id="19" w:name="_Toc13896"/>
      <w:r>
        <w:rPr>
          <w:rFonts w:hint="eastAsia"/>
        </w:rPr>
        <w:t>3.1兴趣</w:t>
      </w:r>
      <w:r>
        <w:t>倾向评估结果</w:t>
      </w:r>
      <w:bookmarkEnd w:id="19"/>
    </w:p>
    <w:p>
      <w:pPr>
        <w:spacing w:line="480" w:lineRule="exact"/>
        <w:ind w:firstLine="480" w:firstLineChars="200"/>
      </w:pPr>
      <w:r>
        <w:rPr>
          <w:rFonts w:hint="eastAsia"/>
        </w:rPr>
        <w:t>下表为兴趣倾向的评估结果，首先测试者可以根据得分</w:t>
      </w:r>
      <w:del w:id="35" w:author="HUANGBin" w:date="2018-01-23T15:31:56Z">
        <w:r>
          <w:rPr>
            <w:rFonts w:hint="eastAsia"/>
          </w:rPr>
          <w:delText>的</w:delText>
        </w:r>
      </w:del>
      <w:r>
        <w:rPr>
          <w:rFonts w:hint="eastAsia"/>
        </w:rPr>
        <w:t>高低</w:t>
      </w:r>
      <w:del w:id="36" w:author="HUANGBin" w:date="2018-01-23T15:31:03Z">
        <w:r>
          <w:rPr>
            <w:rFonts w:hint="eastAsia"/>
          </w:rPr>
          <w:delText>可以</w:delText>
        </w:r>
      </w:del>
      <w:r>
        <w:rPr>
          <w:rFonts w:hint="eastAsia"/>
        </w:rPr>
        <w:t>清楚</w:t>
      </w:r>
      <w:ins w:id="37" w:author="HUANGBin" w:date="2018-01-23T15:31:59Z">
        <w:r>
          <w:rPr>
            <w:rFonts w:hint="eastAsia"/>
            <w:lang w:eastAsia="zh-CN"/>
          </w:rPr>
          <w:t>地</w:t>
        </w:r>
      </w:ins>
      <w:del w:id="38" w:author="HUANGBin" w:date="2018-01-23T15:31:59Z">
        <w:r>
          <w:rPr>
            <w:rFonts w:hint="eastAsia"/>
          </w:rPr>
          <w:delText>的</w:delText>
        </w:r>
      </w:del>
      <w:r>
        <w:rPr>
          <w:rFonts w:hint="eastAsia"/>
        </w:rPr>
        <w:t>判断自己的兴趣倾向；测试者还可以和别人比较，</w:t>
      </w:r>
      <w:ins w:id="39" w:author="HUANGBin" w:date="2018-02-06T10:39:52Z">
        <w:r>
          <w:rPr>
            <w:rFonts w:hint="eastAsia"/>
            <w:lang w:eastAsia="zh-CN"/>
          </w:rPr>
          <w:t>紫</w:t>
        </w:r>
      </w:ins>
      <w:del w:id="40" w:author="HUANGBin" w:date="2018-02-06T10:39:48Z">
        <w:r>
          <w:rPr>
            <w:rFonts w:hint="eastAsia"/>
          </w:rPr>
          <w:delText>灰</w:delText>
        </w:r>
      </w:del>
      <w:r>
        <w:rPr>
          <w:rFonts w:hint="eastAsia"/>
        </w:rPr>
        <w:t>色区域的范围是常模范围，表示大部分的高中生兴趣倾向得分都在该区域内。如果得分超过该范围，则说明在该兴趣上比他人强；如果得分低于该范围，则说明在该兴趣上较他人弱；</w:t>
      </w:r>
      <w:del w:id="41" w:author="HUANGBin" w:date="2018-01-23T15:34:10Z">
        <w:r>
          <w:rPr>
            <w:rFonts w:hint="eastAsia"/>
          </w:rPr>
          <w:delText>若</w:delText>
        </w:r>
      </w:del>
      <w:ins w:id="42" w:author="HUANGBin" w:date="2018-01-23T15:34:10Z">
        <w:r>
          <w:rPr>
            <w:rFonts w:hint="eastAsia"/>
            <w:lang w:eastAsia="zh-CN"/>
          </w:rPr>
          <w:t>如</w:t>
        </w:r>
      </w:ins>
      <w:r>
        <w:rPr>
          <w:rFonts w:hint="eastAsia"/>
        </w:rPr>
        <w:t>果得分在范围内，则代表在该兴趣上与他人不分上下。表中还展示了各类兴趣倾向职业类型的常见职业供测试者参考。</w:t>
      </w:r>
    </w:p>
    <w:p>
      <w:pPr>
        <w:spacing w:after="156" w:afterLines="50" w:line="480" w:lineRule="exact"/>
        <w:jc w:val="center"/>
      </w:pPr>
      <w:commentRangeStart w:id="20"/>
      <w:r>
        <w:rPr>
          <w:rFonts w:hint="eastAsia" w:ascii="黑体" w:hAnsi="黑体" w:eastAsia="黑体"/>
        </w:rPr>
        <w:t>兴趣倾向</w:t>
      </w:r>
      <w:r>
        <w:rPr>
          <w:rFonts w:ascii="黑体" w:hAnsi="黑体" w:eastAsia="黑体"/>
        </w:rPr>
        <w:t>指标评估详细结果</w:t>
      </w:r>
      <w:commentRangeEnd w:id="20"/>
      <w:r>
        <w:rPr>
          <w:rStyle w:val="24"/>
        </w:rPr>
        <w:commentReference w:id="20"/>
      </w:r>
    </w:p>
    <w:tbl>
      <w:tblPr>
        <w:tblStyle w:val="26"/>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368"/>
        <w:gridCol w:w="369"/>
        <w:gridCol w:w="368"/>
        <w:gridCol w:w="369"/>
        <w:gridCol w:w="369"/>
        <w:gridCol w:w="368"/>
        <w:gridCol w:w="369"/>
        <w:gridCol w:w="368"/>
        <w:gridCol w:w="369"/>
        <w:gridCol w:w="511"/>
        <w:gridCol w:w="708"/>
        <w:gridCol w:w="2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FFE599" w:themeFill="accent4" w:themeFillTint="66"/>
          </w:tcPr>
          <w:p>
            <w:pPr>
              <w:spacing w:line="48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职业</w:t>
            </w:r>
            <w:r>
              <w:rPr>
                <w:rFonts w:ascii="黑体" w:hAnsi="黑体" w:eastAsia="黑体" w:cs="Times New Roman"/>
                <w:kern w:val="0"/>
                <w:sz w:val="21"/>
                <w:szCs w:val="21"/>
              </w:rPr>
              <w:t>类型</w:t>
            </w:r>
          </w:p>
        </w:tc>
        <w:tc>
          <w:tcPr>
            <w:tcW w:w="368" w:type="dxa"/>
            <w:shd w:val="clear" w:color="auto" w:fill="FFE599" w:themeFill="accent4" w:themeFillTint="66"/>
          </w:tcPr>
          <w:p>
            <w:pPr>
              <w:spacing w:line="480" w:lineRule="exact"/>
              <w:jc w:val="center"/>
              <w:rPr>
                <w:rFonts w:ascii="Times New Roman" w:hAnsi="Times New Roman" w:eastAsia="黑体" w:cs="Times New Roman"/>
                <w:kern w:val="0"/>
                <w:sz w:val="21"/>
                <w:szCs w:val="21"/>
              </w:rPr>
            </w:pPr>
            <w:r>
              <w:rPr>
                <w:rFonts w:ascii="Times New Roman" w:hAnsi="Times New Roman" w:eastAsia="黑体" w:cs="Times New Roman"/>
                <w:kern w:val="0"/>
                <w:sz w:val="21"/>
                <w:szCs w:val="21"/>
              </w:rPr>
              <w:t>1</w:t>
            </w:r>
          </w:p>
        </w:tc>
        <w:tc>
          <w:tcPr>
            <w:tcW w:w="369" w:type="dxa"/>
            <w:shd w:val="clear" w:color="auto" w:fill="FFE599" w:themeFill="accent4" w:themeFillTint="66"/>
          </w:tcPr>
          <w:p>
            <w:pPr>
              <w:spacing w:line="480" w:lineRule="exact"/>
              <w:jc w:val="center"/>
              <w:rPr>
                <w:rFonts w:ascii="Times New Roman" w:hAnsi="Times New Roman" w:eastAsia="黑体" w:cs="Times New Roman"/>
                <w:kern w:val="0"/>
                <w:sz w:val="21"/>
                <w:szCs w:val="21"/>
              </w:rPr>
            </w:pPr>
            <w:r>
              <w:rPr>
                <w:rFonts w:ascii="Times New Roman" w:hAnsi="Times New Roman" w:eastAsia="黑体" w:cs="Times New Roman"/>
                <w:kern w:val="0"/>
                <w:sz w:val="21"/>
                <w:szCs w:val="21"/>
              </w:rPr>
              <w:t>2</w:t>
            </w:r>
          </w:p>
        </w:tc>
        <w:tc>
          <w:tcPr>
            <w:tcW w:w="368" w:type="dxa"/>
            <w:shd w:val="clear" w:color="auto" w:fill="FFE599" w:themeFill="accent4" w:themeFillTint="66"/>
          </w:tcPr>
          <w:p>
            <w:pPr>
              <w:spacing w:line="480" w:lineRule="exact"/>
              <w:jc w:val="center"/>
              <w:rPr>
                <w:rFonts w:ascii="Times New Roman" w:hAnsi="Times New Roman" w:eastAsia="黑体" w:cs="Times New Roman"/>
                <w:kern w:val="0"/>
                <w:sz w:val="21"/>
                <w:szCs w:val="21"/>
              </w:rPr>
            </w:pPr>
            <w:r>
              <w:rPr>
                <w:rFonts w:ascii="Times New Roman" w:hAnsi="Times New Roman" w:eastAsia="黑体" w:cs="Times New Roman"/>
                <w:kern w:val="0"/>
                <w:sz w:val="21"/>
                <w:szCs w:val="21"/>
              </w:rPr>
              <w:t>3</w:t>
            </w:r>
          </w:p>
        </w:tc>
        <w:tc>
          <w:tcPr>
            <w:tcW w:w="369" w:type="dxa"/>
            <w:shd w:val="clear" w:color="auto" w:fill="FFE599" w:themeFill="accent4" w:themeFillTint="66"/>
          </w:tcPr>
          <w:p>
            <w:pPr>
              <w:spacing w:line="480" w:lineRule="exact"/>
              <w:jc w:val="center"/>
              <w:rPr>
                <w:rFonts w:ascii="Times New Roman" w:hAnsi="Times New Roman" w:eastAsia="黑体" w:cs="Times New Roman"/>
                <w:kern w:val="0"/>
                <w:sz w:val="21"/>
                <w:szCs w:val="21"/>
              </w:rPr>
            </w:pPr>
            <w:r>
              <w:rPr>
                <w:rFonts w:ascii="Times New Roman" w:hAnsi="Times New Roman" w:eastAsia="黑体" w:cs="Times New Roman"/>
                <w:kern w:val="0"/>
                <w:sz w:val="21"/>
                <w:szCs w:val="21"/>
              </w:rPr>
              <w:t>4</w:t>
            </w:r>
          </w:p>
        </w:tc>
        <w:tc>
          <w:tcPr>
            <w:tcW w:w="369" w:type="dxa"/>
            <w:shd w:val="clear" w:color="auto" w:fill="FFE599" w:themeFill="accent4" w:themeFillTint="66"/>
          </w:tcPr>
          <w:p>
            <w:pPr>
              <w:spacing w:line="480" w:lineRule="exact"/>
              <w:jc w:val="center"/>
              <w:rPr>
                <w:rFonts w:ascii="Times New Roman" w:hAnsi="Times New Roman" w:eastAsia="黑体" w:cs="Times New Roman"/>
                <w:kern w:val="0"/>
                <w:sz w:val="21"/>
                <w:szCs w:val="21"/>
              </w:rPr>
            </w:pPr>
            <w:r>
              <w:rPr>
                <w:rFonts w:ascii="Times New Roman" w:hAnsi="Times New Roman" w:eastAsia="黑体" w:cs="Times New Roman"/>
                <w:kern w:val="0"/>
                <w:sz w:val="21"/>
                <w:szCs w:val="21"/>
              </w:rPr>
              <w:t>5</w:t>
            </w:r>
          </w:p>
        </w:tc>
        <w:tc>
          <w:tcPr>
            <w:tcW w:w="368" w:type="dxa"/>
            <w:shd w:val="clear" w:color="auto" w:fill="FFE599" w:themeFill="accent4" w:themeFillTint="66"/>
          </w:tcPr>
          <w:p>
            <w:pPr>
              <w:spacing w:line="480" w:lineRule="exact"/>
              <w:jc w:val="center"/>
              <w:rPr>
                <w:rFonts w:ascii="Times New Roman" w:hAnsi="Times New Roman" w:eastAsia="黑体" w:cs="Times New Roman"/>
                <w:kern w:val="0"/>
                <w:sz w:val="21"/>
                <w:szCs w:val="21"/>
              </w:rPr>
            </w:pPr>
            <w:r>
              <w:rPr>
                <w:rFonts w:ascii="Times New Roman" w:hAnsi="Times New Roman" w:eastAsia="黑体" w:cs="Times New Roman"/>
                <w:kern w:val="0"/>
                <w:sz w:val="21"/>
                <w:szCs w:val="21"/>
              </w:rPr>
              <w:t>6</w:t>
            </w:r>
          </w:p>
        </w:tc>
        <w:tc>
          <w:tcPr>
            <w:tcW w:w="369" w:type="dxa"/>
            <w:shd w:val="clear" w:color="auto" w:fill="FFE599" w:themeFill="accent4" w:themeFillTint="66"/>
          </w:tcPr>
          <w:p>
            <w:pPr>
              <w:spacing w:line="480" w:lineRule="exact"/>
              <w:jc w:val="center"/>
              <w:rPr>
                <w:rFonts w:ascii="Times New Roman" w:hAnsi="Times New Roman" w:eastAsia="黑体" w:cs="Times New Roman"/>
                <w:kern w:val="0"/>
                <w:sz w:val="21"/>
                <w:szCs w:val="21"/>
              </w:rPr>
            </w:pPr>
            <w:r>
              <w:rPr>
                <w:rFonts w:ascii="Times New Roman" w:hAnsi="Times New Roman" w:eastAsia="黑体" w:cs="Times New Roman"/>
                <w:kern w:val="0"/>
                <w:sz w:val="21"/>
                <w:szCs w:val="21"/>
              </w:rPr>
              <w:t>7</w:t>
            </w:r>
          </w:p>
        </w:tc>
        <w:tc>
          <w:tcPr>
            <w:tcW w:w="368" w:type="dxa"/>
            <w:shd w:val="clear" w:color="auto" w:fill="FFE599" w:themeFill="accent4" w:themeFillTint="66"/>
          </w:tcPr>
          <w:p>
            <w:pPr>
              <w:spacing w:line="480" w:lineRule="exact"/>
              <w:jc w:val="center"/>
              <w:rPr>
                <w:rFonts w:ascii="Times New Roman" w:hAnsi="Times New Roman" w:eastAsia="黑体" w:cs="Times New Roman"/>
                <w:kern w:val="0"/>
                <w:sz w:val="21"/>
                <w:szCs w:val="21"/>
              </w:rPr>
            </w:pPr>
            <w:r>
              <w:rPr>
                <w:rFonts w:ascii="Times New Roman" w:hAnsi="Times New Roman" w:eastAsia="黑体" w:cs="Times New Roman"/>
                <w:kern w:val="0"/>
                <w:sz w:val="21"/>
                <w:szCs w:val="21"/>
              </w:rPr>
              <w:t>8</w:t>
            </w:r>
          </w:p>
        </w:tc>
        <w:tc>
          <w:tcPr>
            <w:tcW w:w="369" w:type="dxa"/>
            <w:shd w:val="clear" w:color="auto" w:fill="FFE599" w:themeFill="accent4" w:themeFillTint="66"/>
          </w:tcPr>
          <w:p>
            <w:pPr>
              <w:spacing w:line="480" w:lineRule="exact"/>
              <w:jc w:val="center"/>
              <w:rPr>
                <w:rFonts w:ascii="Times New Roman" w:hAnsi="Times New Roman" w:eastAsia="黑体" w:cs="Times New Roman"/>
                <w:kern w:val="0"/>
                <w:sz w:val="21"/>
                <w:szCs w:val="21"/>
              </w:rPr>
            </w:pPr>
            <w:r>
              <w:rPr>
                <w:rFonts w:ascii="Times New Roman" w:hAnsi="Times New Roman" w:eastAsia="黑体" w:cs="Times New Roman"/>
                <w:kern w:val="0"/>
                <w:sz w:val="21"/>
                <w:szCs w:val="21"/>
              </w:rPr>
              <w:t>9</w:t>
            </w:r>
          </w:p>
        </w:tc>
        <w:tc>
          <w:tcPr>
            <w:tcW w:w="511" w:type="dxa"/>
            <w:shd w:val="clear" w:color="auto" w:fill="FFE599" w:themeFill="accent4" w:themeFillTint="66"/>
          </w:tcPr>
          <w:p>
            <w:pPr>
              <w:spacing w:line="480" w:lineRule="exact"/>
              <w:jc w:val="center"/>
              <w:rPr>
                <w:rFonts w:ascii="Times New Roman" w:hAnsi="Times New Roman" w:eastAsia="黑体" w:cs="Times New Roman"/>
                <w:kern w:val="0"/>
                <w:sz w:val="21"/>
                <w:szCs w:val="21"/>
              </w:rPr>
            </w:pPr>
            <w:r>
              <w:rPr>
                <w:rFonts w:ascii="Times New Roman" w:hAnsi="Times New Roman" w:eastAsia="黑体" w:cs="Times New Roman"/>
                <w:kern w:val="0"/>
                <w:sz w:val="21"/>
                <w:szCs w:val="21"/>
              </w:rPr>
              <w:t>10</w:t>
            </w:r>
          </w:p>
        </w:tc>
        <w:tc>
          <w:tcPr>
            <w:tcW w:w="708" w:type="dxa"/>
            <w:shd w:val="clear" w:color="auto" w:fill="FFE599" w:themeFill="accent4" w:themeFillTint="66"/>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指数</w:t>
            </w:r>
          </w:p>
        </w:tc>
        <w:tc>
          <w:tcPr>
            <w:tcW w:w="2851" w:type="dxa"/>
            <w:shd w:val="clear" w:color="auto" w:fill="FFE599" w:themeFill="accent4" w:themeFillTint="66"/>
          </w:tcPr>
          <w:p>
            <w:pPr>
              <w:spacing w:line="480" w:lineRule="exact"/>
              <w:jc w:val="center"/>
              <w:rPr>
                <w:rFonts w:ascii="宋体" w:hAnsi="宋体" w:eastAsia="宋体" w:cs="宋体"/>
                <w:kern w:val="0"/>
                <w:sz w:val="20"/>
                <w:szCs w:val="20"/>
              </w:rPr>
            </w:pPr>
            <w:r>
              <w:rPr>
                <w:rFonts w:hint="eastAsia" w:ascii="黑体" w:hAnsi="黑体" w:eastAsia="黑体" w:cs="Times New Roman"/>
                <w:kern w:val="0"/>
                <w:sz w:val="20"/>
                <w:szCs w:val="20"/>
              </w:rPr>
              <w:t>典型职业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spacing w:line="480" w:lineRule="exact"/>
              <w:jc w:val="center"/>
              <w:rPr>
                <w:rFonts w:ascii="黑体" w:hAnsi="黑体" w:eastAsia="黑体" w:cs="黑体"/>
                <w:bCs/>
                <w:kern w:val="0"/>
                <w:sz w:val="21"/>
                <w:szCs w:val="21"/>
              </w:rPr>
            </w:pPr>
            <w:r>
              <w:rPr>
                <w:rFonts w:hint="eastAsia" w:ascii="黑体" w:hAnsi="黑体" w:eastAsia="黑体" w:cs="黑体"/>
                <w:bCs/>
                <w:kern w:val="0"/>
                <w:sz w:val="21"/>
                <w:szCs w:val="21"/>
              </w:rPr>
              <w:t>常规型</w:t>
            </w:r>
            <w:r>
              <w:rPr>
                <w:rFonts w:ascii="Times New Roman" w:hAnsi="Times New Roman" w:eastAsia="黑体" w:cs="Times New Roman"/>
                <w:bCs/>
                <w:kern w:val="0"/>
                <w:sz w:val="21"/>
                <w:szCs w:val="21"/>
              </w:rPr>
              <w:t>（C）</w:t>
            </w:r>
          </w:p>
        </w:tc>
        <w:tc>
          <w:tcPr>
            <w:tcW w:w="3828" w:type="dxa"/>
            <w:gridSpan w:val="10"/>
          </w:tcPr>
          <w:p>
            <w:pPr>
              <w:spacing w:line="480" w:lineRule="exact"/>
              <w:rPr>
                <w:rFonts w:ascii="宋体" w:hAnsi="宋体" w:eastAsia="宋体" w:cs="宋体"/>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10464" behindDoc="0" locked="0" layoutInCell="1" allowOverlap="1">
                      <wp:simplePos x="0" y="0"/>
                      <wp:positionH relativeFrom="column">
                        <wp:posOffset>741045</wp:posOffset>
                      </wp:positionH>
                      <wp:positionV relativeFrom="paragraph">
                        <wp:posOffset>174625</wp:posOffset>
                      </wp:positionV>
                      <wp:extent cx="619125" cy="262255"/>
                      <wp:effectExtent l="6350" t="6350" r="22225" b="17145"/>
                      <wp:wrapNone/>
                      <wp:docPr id="36" name="矩形 36"/>
                      <wp:cNvGraphicFramePr/>
                      <a:graphic xmlns:a="http://schemas.openxmlformats.org/drawingml/2006/main">
                        <a:graphicData uri="http://schemas.microsoft.com/office/word/2010/wordprocessingShape">
                          <wps:wsp>
                            <wps:cNvSpPr/>
                            <wps:spPr>
                              <a:xfrm>
                                <a:off x="2575560" y="2720340"/>
                                <a:ext cx="619125" cy="262255"/>
                              </a:xfrm>
                              <a:prstGeom prst="rect">
                                <a:avLst/>
                              </a:prstGeom>
                              <a:solidFill>
                                <a:srgbClr val="7030A0">
                                  <a:alpha val="47000"/>
                                </a:srgb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35pt;margin-top:13.75pt;height:20.65pt;width:48.75pt;z-index:251710464;v-text-anchor:middle;mso-width-relative:page;mso-height-relative:page;" fillcolor="#7030A0" filled="t" stroked="t" coordsize="21600,21600" o:gfxdata="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bG1xvWAAAACQEAAA8AAAAAAAAAAQAgAAAAIgAA&#10;AGRycy9kb3ducmV2LnhtbFBLAQIUABQAAAAIAIdO4kDkLRjQfAIAAPUEAAAOAAAAAAAAAAEAIAAA&#10;ACUBAABkcnMvZTJvRG9jLnhtbFBLBQYAAAAABgAGAFkBAAATBgAAAAA=&#10;">
                      <v:fill on="t" opacity="30801f" focussize="0,0"/>
                      <v:stroke weight="1pt" color="#787878 [3206]"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09440" behindDoc="0" locked="0" layoutInCell="1" allowOverlap="1">
                      <wp:simplePos x="0" y="0"/>
                      <wp:positionH relativeFrom="column">
                        <wp:posOffset>-60325</wp:posOffset>
                      </wp:positionH>
                      <wp:positionV relativeFrom="paragraph">
                        <wp:posOffset>233680</wp:posOffset>
                      </wp:positionV>
                      <wp:extent cx="1740535" cy="153035"/>
                      <wp:effectExtent l="6350" t="6350" r="24765" b="12065"/>
                      <wp:wrapNone/>
                      <wp:docPr id="35" name="矩形 35"/>
                      <wp:cNvGraphicFramePr/>
                      <a:graphic xmlns:a="http://schemas.openxmlformats.org/drawingml/2006/main">
                        <a:graphicData uri="http://schemas.microsoft.com/office/word/2010/wordprocessingShape">
                          <wps:wsp>
                            <wps:cNvSpPr/>
                            <wps:spPr>
                              <a:xfrm>
                                <a:off x="0" y="0"/>
                                <a:ext cx="1740535" cy="15303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5pt;margin-top:18.4pt;height:12.05pt;width:137.05pt;z-index:251709440;v-text-anchor:middle;mso-width-relative:page;mso-height-relative:page;" fillcolor="#92D050" filled="t" stroked="t" coordsize="21600,21600" o:gfxdata="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lg5WdYAAAAIAQAADwAAAAAAAAABACAAAAAiAAAAZHJzL2Rvd25yZXYueG1sUEsB&#10;AhQAFAAAAAgAh07iQN8gTQtpAgAAyQQAAA4AAAAAAAAAAQAgAAAAJQEAAGRycy9lMm9Eb2MueG1s&#10;UEsFBgAAAAAGAAYAWQEAAAAGAAAAAA==&#10;">
                      <v:fill on="t" focussize="0,0"/>
                      <v:stroke weight="1pt" color="#41719C [3204]" miterlimit="8" joinstyle="miter"/>
                      <v:imagedata o:title=""/>
                      <o:lock v:ext="edit" aspectratio="f"/>
                    </v:rect>
                  </w:pict>
                </mc:Fallback>
              </mc:AlternateContent>
            </w:r>
          </w:p>
        </w:tc>
        <w:tc>
          <w:tcPr>
            <w:tcW w:w="708" w:type="dxa"/>
          </w:tcPr>
          <w:p>
            <w:pPr>
              <w:spacing w:line="480" w:lineRule="exact"/>
              <w:ind w:firstLine="240"/>
              <w:rPr>
                <w:rFonts w:ascii="宋体" w:hAnsi="宋体" w:eastAsia="宋体" w:cs="宋体"/>
                <w:kern w:val="0"/>
                <w:sz w:val="20"/>
                <w:szCs w:val="20"/>
              </w:rPr>
            </w:pPr>
            <w:r>
              <w:rPr>
                <w:rFonts w:hint="eastAsia" w:ascii="宋体" w:hAnsi="宋体" w:eastAsia="宋体" w:cs="宋体"/>
                <w:kern w:val="0"/>
                <w:sz w:val="24"/>
                <w:szCs w:val="24"/>
              </w:rPr>
              <w:t>8</w:t>
            </w:r>
          </w:p>
        </w:tc>
        <w:tc>
          <w:tcPr>
            <w:tcW w:w="2851" w:type="dxa"/>
          </w:tcPr>
          <w:p>
            <w:pPr>
              <w:spacing w:line="480" w:lineRule="exact"/>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信息处理、行政办公、财务会计和经营分析等方面的职业领域</w:t>
            </w:r>
            <w:del w:id="43" w:author="HUANGBin" w:date="2018-01-23T15:54:16Z">
              <w:r>
                <w:rPr>
                  <w:rFonts w:hint="eastAsia" w:ascii="Times New Roman" w:hAnsi="Times New Roman" w:eastAsia="宋体" w:cs="Times New Roman"/>
                  <w:kern w:val="0"/>
                  <w:sz w:val="18"/>
                  <w:szCs w:val="18"/>
                </w:rPr>
                <w:delText>；</w:delText>
              </w:r>
            </w:del>
            <w:ins w:id="44" w:author="HUANGBin" w:date="2018-01-23T15:54:16Z">
              <w:r>
                <w:rPr>
                  <w:rFonts w:hint="eastAsia" w:ascii="Times New Roman" w:hAnsi="Times New Roman" w:eastAsia="宋体" w:cs="Times New Roman"/>
                  <w:kern w:val="0"/>
                  <w:sz w:val="18"/>
                  <w:szCs w:val="18"/>
                  <w:lang w:eastAsia="zh-CN"/>
                </w:rPr>
                <w:t>。</w:t>
              </w:r>
            </w:ins>
          </w:p>
          <w:p>
            <w:pPr>
              <w:spacing w:line="480" w:lineRule="exact"/>
              <w:rPr>
                <w:rFonts w:ascii="Times New Roman" w:hAnsi="Times New Roman" w:eastAsia="宋体"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spacing w:line="480" w:lineRule="exact"/>
              <w:jc w:val="center"/>
              <w:rPr>
                <w:rFonts w:ascii="黑体" w:hAnsi="黑体" w:eastAsia="黑体" w:cs="黑体"/>
                <w:bCs/>
                <w:kern w:val="0"/>
                <w:sz w:val="21"/>
                <w:szCs w:val="21"/>
              </w:rPr>
            </w:pPr>
            <w:r>
              <w:rPr>
                <w:rFonts w:hint="eastAsia" w:ascii="黑体" w:hAnsi="黑体" w:eastAsia="黑体" w:cs="黑体"/>
                <w:bCs/>
                <w:kern w:val="0"/>
                <w:sz w:val="21"/>
                <w:szCs w:val="21"/>
              </w:rPr>
              <w:t>实际型（</w:t>
            </w:r>
            <w:r>
              <w:rPr>
                <w:rFonts w:ascii="Times New Roman" w:hAnsi="Times New Roman" w:eastAsia="黑体" w:cs="Times New Roman"/>
                <w:bCs/>
                <w:kern w:val="0"/>
                <w:sz w:val="21"/>
                <w:szCs w:val="21"/>
              </w:rPr>
              <w:t>R</w:t>
            </w:r>
            <w:r>
              <w:rPr>
                <w:rFonts w:hint="eastAsia" w:ascii="黑体" w:hAnsi="黑体" w:eastAsia="黑体" w:cs="黑体"/>
                <w:bCs/>
                <w:kern w:val="0"/>
                <w:sz w:val="21"/>
                <w:szCs w:val="21"/>
              </w:rPr>
              <w:t>）</w:t>
            </w:r>
          </w:p>
        </w:tc>
        <w:tc>
          <w:tcPr>
            <w:tcW w:w="3828" w:type="dxa"/>
            <w:gridSpan w:val="10"/>
          </w:tcPr>
          <w:p>
            <w:pPr>
              <w:spacing w:line="480" w:lineRule="exact"/>
              <w:rPr>
                <w:rFonts w:ascii="宋体" w:hAnsi="宋体" w:eastAsia="宋体" w:cs="宋体"/>
                <w:kern w:val="0"/>
                <w:sz w:val="20"/>
                <w:szCs w:val="20"/>
              </w:rPr>
            </w:pPr>
          </w:p>
        </w:tc>
        <w:tc>
          <w:tcPr>
            <w:tcW w:w="708" w:type="dxa"/>
          </w:tcPr>
          <w:p>
            <w:pPr>
              <w:spacing w:line="480" w:lineRule="exact"/>
              <w:jc w:val="center"/>
              <w:rPr>
                <w:rFonts w:ascii="宋体" w:hAnsi="宋体" w:eastAsia="宋体" w:cs="宋体"/>
                <w:kern w:val="0"/>
                <w:sz w:val="20"/>
                <w:szCs w:val="20"/>
              </w:rPr>
            </w:pPr>
          </w:p>
        </w:tc>
        <w:tc>
          <w:tcPr>
            <w:tcW w:w="2851" w:type="dxa"/>
          </w:tcPr>
          <w:p>
            <w:pPr>
              <w:pStyle w:val="27"/>
              <w:spacing w:line="480" w:lineRule="exact"/>
              <w:ind w:firstLine="0" w:firstLineChars="0"/>
              <w:jc w:val="left"/>
              <w:rPr>
                <w:rFonts w:ascii="Times New Roman" w:hAnsi="Times New Roman" w:eastAsia="宋体" w:cs="Times New Roman"/>
                <w:kern w:val="0"/>
                <w:sz w:val="18"/>
                <w:szCs w:val="18"/>
              </w:rPr>
            </w:pPr>
            <w:r>
              <w:rPr>
                <w:rFonts w:hint="eastAsia" w:ascii="Times New Roman" w:hAnsi="Times New Roman" w:cs="Times New Roman" w:eastAsiaTheme="minorEastAsia"/>
                <w:kern w:val="2"/>
                <w:sz w:val="18"/>
                <w:szCs w:val="18"/>
              </w:rPr>
              <w:t>技术性职业岗位：计算机硬件、装备制造业领域；技能性职业领域：加工业、农业机械领域。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spacing w:line="480" w:lineRule="exact"/>
              <w:jc w:val="center"/>
              <w:rPr>
                <w:rFonts w:ascii="黑体" w:hAnsi="黑体" w:eastAsia="黑体" w:cs="黑体"/>
                <w:bCs/>
                <w:kern w:val="0"/>
                <w:sz w:val="21"/>
                <w:szCs w:val="21"/>
              </w:rPr>
            </w:pPr>
            <w:r>
              <w:rPr>
                <w:rFonts w:hint="eastAsia" w:ascii="黑体" w:hAnsi="黑体" w:eastAsia="黑体" w:cs="黑体"/>
                <w:bCs/>
                <w:kern w:val="0"/>
                <w:sz w:val="21"/>
                <w:szCs w:val="21"/>
              </w:rPr>
              <w:t>研究型（</w:t>
            </w:r>
            <w:r>
              <w:rPr>
                <w:rFonts w:hint="eastAsia" w:ascii="Times New Roman" w:hAnsi="Times New Roman" w:eastAsia="黑体" w:cs="Times New Roman"/>
                <w:bCs/>
                <w:kern w:val="0"/>
                <w:sz w:val="21"/>
                <w:szCs w:val="21"/>
              </w:rPr>
              <w:t>I</w:t>
            </w:r>
            <w:r>
              <w:rPr>
                <w:rFonts w:hint="eastAsia" w:ascii="黑体" w:hAnsi="黑体" w:eastAsia="黑体" w:cs="黑体"/>
                <w:bCs/>
                <w:kern w:val="0"/>
                <w:sz w:val="21"/>
                <w:szCs w:val="21"/>
              </w:rPr>
              <w:t>）</w:t>
            </w:r>
          </w:p>
        </w:tc>
        <w:tc>
          <w:tcPr>
            <w:tcW w:w="3828" w:type="dxa"/>
            <w:gridSpan w:val="10"/>
          </w:tcPr>
          <w:p>
            <w:pPr>
              <w:spacing w:line="480" w:lineRule="exact"/>
              <w:rPr>
                <w:rFonts w:ascii="宋体" w:hAnsi="宋体" w:eastAsia="宋体" w:cs="宋体"/>
                <w:kern w:val="0"/>
                <w:sz w:val="20"/>
                <w:szCs w:val="20"/>
              </w:rPr>
            </w:pPr>
          </w:p>
        </w:tc>
        <w:tc>
          <w:tcPr>
            <w:tcW w:w="708" w:type="dxa"/>
          </w:tcPr>
          <w:p>
            <w:pPr>
              <w:spacing w:line="480" w:lineRule="exact"/>
              <w:jc w:val="center"/>
              <w:rPr>
                <w:rFonts w:ascii="宋体" w:hAnsi="宋体" w:eastAsia="宋体" w:cs="宋体"/>
                <w:kern w:val="0"/>
                <w:sz w:val="20"/>
                <w:szCs w:val="20"/>
              </w:rPr>
            </w:pPr>
          </w:p>
        </w:tc>
        <w:tc>
          <w:tcPr>
            <w:tcW w:w="2851" w:type="dxa"/>
          </w:tcPr>
          <w:p>
            <w:pPr>
              <w:pStyle w:val="27"/>
              <w:spacing w:line="480" w:lineRule="exact"/>
              <w:ind w:firstLine="0" w:firstLineChars="0"/>
              <w:jc w:val="left"/>
              <w:rPr>
                <w:rFonts w:ascii="宋体" w:hAnsi="宋体" w:eastAsia="宋体" w:cs="宋体"/>
                <w:kern w:val="0"/>
                <w:sz w:val="20"/>
                <w:szCs w:val="20"/>
              </w:rPr>
            </w:pPr>
            <w:r>
              <w:rPr>
                <w:rFonts w:hint="eastAsia" w:ascii="Times New Roman" w:hAnsi="Times New Roman" w:eastAsia="宋体" w:cs="Times New Roman"/>
                <w:kern w:val="0"/>
                <w:sz w:val="18"/>
                <w:szCs w:val="18"/>
              </w:rPr>
              <w:t>科学研究领域、工程设计、教育、软件业、医疗、工程规划设计等职业类型。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spacing w:line="480" w:lineRule="exact"/>
              <w:jc w:val="center"/>
              <w:rPr>
                <w:rFonts w:ascii="黑体" w:hAnsi="黑体" w:eastAsia="黑体" w:cs="黑体"/>
                <w:bCs/>
                <w:kern w:val="0"/>
                <w:sz w:val="21"/>
                <w:szCs w:val="21"/>
              </w:rPr>
            </w:pPr>
            <w:r>
              <w:rPr>
                <w:rFonts w:hint="eastAsia" w:ascii="黑体" w:hAnsi="黑体" w:eastAsia="黑体" w:cs="黑体"/>
                <w:bCs/>
                <w:kern w:val="2"/>
                <w:sz w:val="21"/>
                <w:szCs w:val="21"/>
              </w:rPr>
              <w:t>艺术型（</w:t>
            </w:r>
            <w:r>
              <w:rPr>
                <w:rFonts w:hint="eastAsia" w:ascii="Times New Roman" w:hAnsi="Times New Roman" w:eastAsia="黑体" w:cs="Times New Roman"/>
                <w:bCs/>
                <w:kern w:val="0"/>
                <w:sz w:val="21"/>
                <w:szCs w:val="21"/>
              </w:rPr>
              <w:t>A</w:t>
            </w:r>
            <w:r>
              <w:rPr>
                <w:rFonts w:hint="eastAsia" w:ascii="黑体" w:hAnsi="黑体" w:eastAsia="黑体" w:cs="黑体"/>
                <w:bCs/>
                <w:kern w:val="2"/>
                <w:sz w:val="21"/>
                <w:szCs w:val="21"/>
              </w:rPr>
              <w:t>）</w:t>
            </w:r>
          </w:p>
        </w:tc>
        <w:tc>
          <w:tcPr>
            <w:tcW w:w="3828" w:type="dxa"/>
            <w:gridSpan w:val="10"/>
          </w:tcPr>
          <w:p>
            <w:pPr>
              <w:spacing w:line="480" w:lineRule="exact"/>
              <w:rPr>
                <w:rFonts w:ascii="宋体" w:hAnsi="宋体" w:eastAsia="宋体" w:cs="宋体"/>
                <w:kern w:val="0"/>
                <w:sz w:val="20"/>
                <w:szCs w:val="20"/>
              </w:rPr>
            </w:pPr>
          </w:p>
        </w:tc>
        <w:tc>
          <w:tcPr>
            <w:tcW w:w="708" w:type="dxa"/>
          </w:tcPr>
          <w:p>
            <w:pPr>
              <w:spacing w:line="480" w:lineRule="exact"/>
              <w:jc w:val="center"/>
              <w:rPr>
                <w:rFonts w:ascii="宋体" w:hAnsi="宋体" w:eastAsia="宋体" w:cs="宋体"/>
                <w:kern w:val="0"/>
                <w:sz w:val="20"/>
                <w:szCs w:val="20"/>
              </w:rPr>
            </w:pPr>
          </w:p>
        </w:tc>
        <w:tc>
          <w:tcPr>
            <w:tcW w:w="2851" w:type="dxa"/>
          </w:tcPr>
          <w:p>
            <w:pPr>
              <w:pStyle w:val="27"/>
              <w:spacing w:line="480" w:lineRule="exact"/>
              <w:ind w:firstLine="0" w:firstLineChars="0"/>
              <w:jc w:val="left"/>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艺术领域方面：艺术设计、演艺业、摄影；音乐领域方面：歌唱家、作曲家；文学方面：小说家、诗人、剧作家等。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spacing w:line="480" w:lineRule="exact"/>
              <w:jc w:val="center"/>
              <w:rPr>
                <w:rFonts w:ascii="黑体" w:hAnsi="黑体" w:eastAsia="黑体" w:cs="黑体"/>
                <w:bCs/>
                <w:kern w:val="0"/>
                <w:sz w:val="21"/>
                <w:szCs w:val="21"/>
              </w:rPr>
            </w:pPr>
            <w:r>
              <w:rPr>
                <w:rFonts w:hint="eastAsia" w:ascii="黑体" w:hAnsi="黑体" w:eastAsia="黑体" w:cs="黑体"/>
                <w:bCs/>
                <w:kern w:val="0"/>
                <w:sz w:val="21"/>
                <w:szCs w:val="21"/>
              </w:rPr>
              <w:t>社会型（</w:t>
            </w:r>
            <w:r>
              <w:rPr>
                <w:rFonts w:hint="eastAsia" w:ascii="Times New Roman" w:hAnsi="Times New Roman" w:eastAsia="黑体" w:cs="Times New Roman"/>
                <w:bCs/>
                <w:kern w:val="0"/>
                <w:sz w:val="21"/>
                <w:szCs w:val="21"/>
              </w:rPr>
              <w:t>S</w:t>
            </w:r>
            <w:r>
              <w:rPr>
                <w:rFonts w:hint="eastAsia" w:ascii="黑体" w:hAnsi="黑体" w:eastAsia="黑体" w:cs="黑体"/>
                <w:bCs/>
                <w:kern w:val="0"/>
                <w:sz w:val="21"/>
                <w:szCs w:val="21"/>
              </w:rPr>
              <w:t>）</w:t>
            </w:r>
          </w:p>
        </w:tc>
        <w:tc>
          <w:tcPr>
            <w:tcW w:w="3828" w:type="dxa"/>
            <w:gridSpan w:val="10"/>
          </w:tcPr>
          <w:p>
            <w:pPr>
              <w:spacing w:line="480" w:lineRule="exact"/>
              <w:rPr>
                <w:rFonts w:ascii="宋体" w:hAnsi="宋体" w:eastAsia="宋体" w:cs="宋体"/>
                <w:kern w:val="0"/>
                <w:sz w:val="20"/>
                <w:szCs w:val="20"/>
              </w:rPr>
            </w:pPr>
          </w:p>
        </w:tc>
        <w:tc>
          <w:tcPr>
            <w:tcW w:w="708" w:type="dxa"/>
          </w:tcPr>
          <w:p>
            <w:pPr>
              <w:spacing w:line="480" w:lineRule="exact"/>
              <w:jc w:val="center"/>
              <w:rPr>
                <w:rFonts w:ascii="宋体" w:hAnsi="宋体" w:eastAsia="宋体" w:cs="宋体"/>
                <w:kern w:val="0"/>
                <w:sz w:val="20"/>
                <w:szCs w:val="20"/>
              </w:rPr>
            </w:pPr>
          </w:p>
        </w:tc>
        <w:tc>
          <w:tcPr>
            <w:tcW w:w="2851" w:type="dxa"/>
          </w:tcPr>
          <w:p>
            <w:pPr>
              <w:pStyle w:val="27"/>
              <w:spacing w:line="480" w:lineRule="exact"/>
              <w:ind w:firstLine="0" w:firstLineChars="0"/>
              <w:jc w:val="left"/>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教育领域：教育培训；社会工作者：社会工作事业、社会公益人员、咨询。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spacing w:line="480" w:lineRule="exact"/>
              <w:jc w:val="center"/>
              <w:rPr>
                <w:rFonts w:ascii="黑体" w:hAnsi="黑体" w:eastAsia="黑体" w:cs="黑体"/>
                <w:bCs/>
                <w:kern w:val="0"/>
                <w:sz w:val="21"/>
                <w:szCs w:val="21"/>
              </w:rPr>
            </w:pPr>
            <w:r>
              <w:rPr>
                <w:rFonts w:hint="eastAsia" w:ascii="黑体" w:hAnsi="黑体" w:eastAsia="黑体" w:cs="黑体"/>
                <w:bCs/>
                <w:kern w:val="2"/>
                <w:sz w:val="21"/>
                <w:szCs w:val="21"/>
              </w:rPr>
              <w:t>企业型（</w:t>
            </w:r>
            <w:r>
              <w:rPr>
                <w:rFonts w:hint="eastAsia" w:ascii="Times New Roman" w:hAnsi="Times New Roman" w:eastAsia="黑体" w:cs="Times New Roman"/>
                <w:bCs/>
                <w:kern w:val="0"/>
                <w:sz w:val="21"/>
                <w:szCs w:val="21"/>
              </w:rPr>
              <w:t>E</w:t>
            </w:r>
            <w:r>
              <w:rPr>
                <w:rFonts w:hint="eastAsia" w:ascii="黑体" w:hAnsi="黑体" w:eastAsia="黑体" w:cs="黑体"/>
                <w:bCs/>
                <w:kern w:val="2"/>
                <w:sz w:val="21"/>
                <w:szCs w:val="21"/>
              </w:rPr>
              <w:t>）</w:t>
            </w:r>
          </w:p>
        </w:tc>
        <w:tc>
          <w:tcPr>
            <w:tcW w:w="3828" w:type="dxa"/>
            <w:gridSpan w:val="10"/>
          </w:tcPr>
          <w:p>
            <w:pPr>
              <w:spacing w:line="480" w:lineRule="exact"/>
              <w:rPr>
                <w:rFonts w:ascii="宋体" w:hAnsi="宋体" w:eastAsia="宋体" w:cs="宋体"/>
                <w:kern w:val="0"/>
                <w:sz w:val="20"/>
                <w:szCs w:val="20"/>
              </w:rPr>
            </w:pPr>
          </w:p>
        </w:tc>
        <w:tc>
          <w:tcPr>
            <w:tcW w:w="708" w:type="dxa"/>
          </w:tcPr>
          <w:p>
            <w:pPr>
              <w:spacing w:line="480" w:lineRule="exact"/>
              <w:jc w:val="center"/>
              <w:rPr>
                <w:rFonts w:ascii="宋体" w:hAnsi="宋体" w:eastAsia="宋体" w:cs="宋体"/>
                <w:kern w:val="0"/>
                <w:sz w:val="20"/>
                <w:szCs w:val="20"/>
              </w:rPr>
            </w:pPr>
          </w:p>
        </w:tc>
        <w:tc>
          <w:tcPr>
            <w:tcW w:w="2851" w:type="dxa"/>
          </w:tcPr>
          <w:p>
            <w:pPr>
              <w:spacing w:line="480" w:lineRule="exact"/>
              <w:rPr>
                <w:rFonts w:ascii="宋体" w:hAnsi="宋体" w:eastAsia="宋体" w:cs="宋体"/>
                <w:kern w:val="0"/>
                <w:sz w:val="20"/>
                <w:szCs w:val="20"/>
              </w:rPr>
            </w:pPr>
            <w:r>
              <w:rPr>
                <w:rFonts w:hint="eastAsia" w:ascii="Times New Roman" w:hAnsi="Times New Roman" w:eastAsia="宋体" w:cs="Times New Roman"/>
                <w:kern w:val="0"/>
                <w:sz w:val="18"/>
                <w:szCs w:val="18"/>
              </w:rPr>
              <w:t>社会机构组织管理者、企业经营、建设项目、市场营销与司法服务。</w:t>
            </w:r>
          </w:p>
        </w:tc>
      </w:tr>
    </w:tbl>
    <w:p>
      <w:pPr>
        <w:widowControl/>
        <w:jc w:val="left"/>
      </w:pPr>
      <w:r>
        <w:br w:type="page"/>
      </w:r>
    </w:p>
    <w:p>
      <w:pPr>
        <w:spacing w:line="480" w:lineRule="exact"/>
        <w:ind w:firstLine="480" w:firstLineChars="200"/>
      </w:pPr>
      <w:r>
        <w:rPr>
          <w:rFonts w:hint="eastAsia"/>
        </w:rPr>
        <w:t>下图为兴趣倾向测试结果雷达图，在六种兴趣倾向中，得分越高代表兴趣越强，得分越低则兴趣越弱。若雷达图非常不规则，在六个维度上的得分相差很大，则兴趣倾向非常明显；若雷达图呈正六边形或接近正六边形，说明兴趣比较广泛和均衡，能够从事多种类型的工作，或者是作答太过一致造成的结果。</w:t>
      </w:r>
    </w:p>
    <w:p>
      <w:pPr>
        <w:spacing w:line="480" w:lineRule="exact"/>
      </w:pPr>
      <w:r>
        <w:rPr>
          <w:rFonts w:hint="eastAsia"/>
        </w:rPr>
        <w:drawing>
          <wp:anchor distT="0" distB="0" distL="114300" distR="114300" simplePos="0" relativeHeight="251696128" behindDoc="0" locked="0" layoutInCell="1" allowOverlap="1">
            <wp:simplePos x="0" y="0"/>
            <wp:positionH relativeFrom="column">
              <wp:posOffset>850900</wp:posOffset>
            </wp:positionH>
            <wp:positionV relativeFrom="paragraph">
              <wp:posOffset>141605</wp:posOffset>
            </wp:positionV>
            <wp:extent cx="3646805" cy="3226435"/>
            <wp:effectExtent l="0" t="0" r="10795" b="0"/>
            <wp:wrapNone/>
            <wp:docPr id="85" name="图片 8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timg"/>
                    <pic:cNvPicPr>
                      <a:picLocks noChangeAspect="1"/>
                    </pic:cNvPicPr>
                  </pic:nvPicPr>
                  <pic:blipFill>
                    <a:blip r:embed="rId15"/>
                    <a:stretch>
                      <a:fillRect/>
                    </a:stretch>
                  </pic:blipFill>
                  <pic:spPr>
                    <a:xfrm>
                      <a:off x="0" y="0"/>
                      <a:ext cx="3647042" cy="3226530"/>
                    </a:xfrm>
                    <a:prstGeom prst="rect">
                      <a:avLst/>
                    </a:prstGeom>
                  </pic:spPr>
                </pic:pic>
              </a:graphicData>
            </a:graphic>
          </wp:anchor>
        </w:drawing>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黑体" w:hAnsi="黑体" w:eastAsia="黑体" w:cs="Times"/>
          <w:color w:val="000000"/>
          <w:kern w:val="0"/>
        </w:rPr>
      </w:pPr>
    </w:p>
    <w:p>
      <w:pPr>
        <w:rPr>
          <w:rFonts w:ascii="黑体" w:hAnsi="黑体" w:eastAsia="黑体" w:cs="Times"/>
          <w:color w:val="000000"/>
          <w:kern w:val="0"/>
        </w:rPr>
      </w:pPr>
    </w:p>
    <w:p>
      <w:pPr>
        <w:spacing w:line="480" w:lineRule="exact"/>
        <w:jc w:val="center"/>
        <w:rPr>
          <w:rFonts w:ascii="黑体" w:hAnsi="黑体" w:eastAsia="黑体"/>
        </w:rPr>
      </w:pPr>
      <w:commentRangeStart w:id="21"/>
      <w:r>
        <w:rPr>
          <w:rFonts w:hint="eastAsia" w:ascii="黑体" w:hAnsi="黑体" w:eastAsia="黑体"/>
        </w:rPr>
        <w:t>兴趣倾向</w:t>
      </w:r>
      <w:r>
        <w:rPr>
          <w:rFonts w:ascii="黑体" w:hAnsi="黑体" w:eastAsia="黑体"/>
        </w:rPr>
        <w:t>评估结果示意图</w:t>
      </w:r>
      <w:commentRangeEnd w:id="21"/>
      <w:r>
        <w:rPr>
          <w:rStyle w:val="24"/>
        </w:rPr>
        <w:commentReference w:id="21"/>
      </w:r>
    </w:p>
    <w:p>
      <w:pPr>
        <w:spacing w:line="480" w:lineRule="exact"/>
        <w:rPr>
          <w:rFonts w:ascii="Times New Roman" w:hAnsi="Times New Roman" w:cs="Times New Roman"/>
          <w:b/>
          <w:bCs/>
        </w:rPr>
      </w:pPr>
      <w:r>
        <w:rPr>
          <w:rFonts w:hint="eastAsia" w:ascii="Times New Roman" w:hAnsi="Times New Roman" w:cs="Times New Roman"/>
          <w:b/>
          <w:bCs/>
        </w:rPr>
        <w:t>测评小结</w:t>
      </w:r>
    </w:p>
    <w:p>
      <w:pPr>
        <w:spacing w:line="480" w:lineRule="exact"/>
        <w:ind w:firstLine="480" w:firstLineChars="200"/>
      </w:pPr>
      <w:r>
        <w:rPr>
          <w:rFonts w:hint="eastAsia"/>
        </w:rPr>
        <w:t>根据您的测试结果，您的兴趣倾向推荐为：</w:t>
      </w:r>
    </w:p>
    <w:p>
      <w:pPr>
        <w:pStyle w:val="27"/>
        <w:spacing w:line="480" w:lineRule="exact"/>
        <w:ind w:firstLine="0" w:firstLineChars="0"/>
      </w:pPr>
      <w:commentRangeStart w:id="22"/>
      <w:r>
        <w:rPr>
          <w:rFonts w:hint="eastAsia"/>
          <w:color w:val="7030A0"/>
        </w:rPr>
        <w:t>·</w:t>
      </w:r>
      <w:r>
        <w:rPr>
          <w:rFonts w:hint="eastAsia"/>
        </w:rPr>
        <w:t>推荐一：艺术型（</w:t>
      </w:r>
      <w:r>
        <w:rPr>
          <w:rFonts w:ascii="Times New Roman" w:hAnsi="Times New Roman" w:cs="Times New Roman"/>
        </w:rPr>
        <w:t>A</w:t>
      </w:r>
      <w:r>
        <w:rPr>
          <w:rFonts w:hint="eastAsia"/>
        </w:rPr>
        <w:t>）</w:t>
      </w:r>
    </w:p>
    <w:p>
      <w:pPr>
        <w:pStyle w:val="27"/>
        <w:spacing w:line="480" w:lineRule="exact"/>
        <w:ind w:firstLine="0" w:firstLineChars="0"/>
      </w:pPr>
      <w:r>
        <w:rPr>
          <w:rFonts w:hint="eastAsia"/>
          <w:color w:val="7030A0"/>
        </w:rPr>
        <w:t>·</w:t>
      </w:r>
      <w:r>
        <w:rPr>
          <w:rFonts w:hint="eastAsia"/>
        </w:rPr>
        <w:t>推荐二：实际型（</w:t>
      </w:r>
      <w:r>
        <w:rPr>
          <w:rFonts w:ascii="Times New Roman" w:hAnsi="Times New Roman" w:cs="Times New Roman"/>
        </w:rPr>
        <w:t>R</w:t>
      </w:r>
      <w:r>
        <w:rPr>
          <w:rFonts w:hint="eastAsia"/>
        </w:rPr>
        <w:t>）</w:t>
      </w:r>
    </w:p>
    <w:p>
      <w:pPr>
        <w:pStyle w:val="27"/>
        <w:spacing w:line="480" w:lineRule="exact"/>
        <w:ind w:firstLine="0" w:firstLineChars="0"/>
      </w:pPr>
      <w:r>
        <w:rPr>
          <w:rFonts w:hint="eastAsia"/>
          <w:color w:val="7030A0"/>
        </w:rPr>
        <w:t>·</w:t>
      </w:r>
      <w:r>
        <w:rPr>
          <w:rFonts w:hint="eastAsia"/>
        </w:rPr>
        <w:t>推荐三：企业型（</w:t>
      </w:r>
      <w:r>
        <w:rPr>
          <w:rFonts w:ascii="Times New Roman" w:hAnsi="Times New Roman" w:cs="Times New Roman"/>
        </w:rPr>
        <w:t>E</w:t>
      </w:r>
      <w:r>
        <w:rPr>
          <w:rFonts w:hint="eastAsia"/>
        </w:rPr>
        <w:t>）</w:t>
      </w:r>
    </w:p>
    <w:commentRangeEnd w:id="22"/>
    <w:p>
      <w:pPr>
        <w:rPr>
          <w:rFonts w:ascii="黑体" w:hAnsi="黑体" w:eastAsia="黑体" w:cs="Times"/>
          <w:color w:val="000000"/>
          <w:kern w:val="0"/>
        </w:rPr>
      </w:pPr>
      <w:r>
        <w:rPr>
          <w:rStyle w:val="24"/>
        </w:rPr>
        <w:commentReference w:id="22"/>
      </w:r>
    </w:p>
    <w:p>
      <w:pPr>
        <w:pStyle w:val="3"/>
        <w:rPr>
          <w:color w:val="FF0000"/>
        </w:rPr>
      </w:pPr>
      <w:bookmarkStart w:id="20" w:name="_Toc9997"/>
      <w:r>
        <w:rPr>
          <w:rFonts w:hint="eastAsia"/>
        </w:rPr>
        <w:t>3.2兴趣倾向分析</w:t>
      </w:r>
      <w:bookmarkEnd w:id="20"/>
    </w:p>
    <w:p>
      <w:pPr>
        <w:pStyle w:val="27"/>
        <w:spacing w:line="480" w:lineRule="exact"/>
        <w:ind w:left="480" w:firstLine="0" w:firstLineChars="0"/>
        <w:rPr>
          <w:rFonts w:ascii="Times New Roman" w:hAnsi="Times New Roman" w:eastAsia="黑体" w:cs="Times New Roman"/>
        </w:rPr>
      </w:pPr>
      <w:commentRangeStart w:id="23"/>
      <w:r>
        <w:rPr>
          <w:rFonts w:hint="eastAsia" w:ascii="Times New Roman" w:hAnsi="Times New Roman" w:cs="Times New Roman"/>
          <w:b/>
          <w:bCs/>
        </w:rPr>
        <w:t>艺术型A</w:t>
      </w:r>
    </w:p>
    <w:p>
      <w:pPr>
        <w:pStyle w:val="27"/>
        <w:numPr>
          <w:ilvl w:val="1"/>
          <w:numId w:val="1"/>
        </w:numPr>
        <w:spacing w:line="480" w:lineRule="exact"/>
        <w:ind w:firstLineChars="0"/>
        <w:rPr>
          <w:rFonts w:ascii="Times New Roman" w:hAnsi="Times New Roman" w:cs="Times New Roman"/>
        </w:rPr>
      </w:pPr>
      <w:r>
        <w:rPr>
          <w:rFonts w:hint="eastAsia" w:ascii="Times New Roman" w:hAnsi="Times New Roman" w:cs="Times New Roman"/>
        </w:rPr>
        <w:t>你具有创造力，乐于创造新颖、与众不同的成果，渴望表现自己的个性，实现自身的价值。</w:t>
      </w:r>
    </w:p>
    <w:p>
      <w:pPr>
        <w:pStyle w:val="27"/>
        <w:numPr>
          <w:ilvl w:val="1"/>
          <w:numId w:val="1"/>
        </w:numPr>
        <w:spacing w:line="480" w:lineRule="exact"/>
        <w:ind w:firstLineChars="0"/>
        <w:rPr>
          <w:rFonts w:ascii="Times New Roman" w:hAnsi="Times New Roman" w:cs="Times New Roman"/>
        </w:rPr>
      </w:pPr>
      <w:r>
        <w:rPr>
          <w:rFonts w:hint="eastAsia" w:ascii="Times New Roman" w:hAnsi="Times New Roman" w:cs="Times New Roman"/>
        </w:rPr>
        <w:t>做事理想化，追求完美，不重实际。</w:t>
      </w:r>
    </w:p>
    <w:p>
      <w:pPr>
        <w:pStyle w:val="27"/>
        <w:numPr>
          <w:ilvl w:val="1"/>
          <w:numId w:val="1"/>
        </w:numPr>
        <w:spacing w:line="480" w:lineRule="exact"/>
        <w:ind w:firstLineChars="0"/>
        <w:rPr>
          <w:rFonts w:ascii="Times New Roman" w:hAnsi="Times New Roman" w:cs="Times New Roman"/>
        </w:rPr>
      </w:pPr>
      <w:r>
        <w:rPr>
          <w:rFonts w:hint="eastAsia" w:ascii="Times New Roman" w:hAnsi="Times New Roman" w:cs="Times New Roman"/>
        </w:rPr>
        <w:t>具有一定的艺术才能和个性。</w:t>
      </w:r>
    </w:p>
    <w:p>
      <w:pPr>
        <w:pStyle w:val="27"/>
        <w:numPr>
          <w:ilvl w:val="1"/>
          <w:numId w:val="1"/>
        </w:numPr>
        <w:spacing w:line="480" w:lineRule="exact"/>
        <w:ind w:firstLineChars="0"/>
        <w:rPr>
          <w:rFonts w:ascii="Times New Roman" w:hAnsi="Times New Roman" w:cs="Times New Roman"/>
        </w:rPr>
      </w:pPr>
      <w:r>
        <w:rPr>
          <w:rFonts w:hint="eastAsia" w:ascii="Times New Roman" w:hAnsi="Times New Roman" w:cs="Times New Roman"/>
        </w:rPr>
        <w:t>善于表达、怀旧，心态较为复杂。</w:t>
      </w:r>
    </w:p>
    <w:p>
      <w:pPr>
        <w:pStyle w:val="27"/>
        <w:spacing w:line="480" w:lineRule="exact"/>
        <w:ind w:left="480" w:firstLine="0" w:firstLineChars="0"/>
        <w:rPr>
          <w:rFonts w:ascii="Times New Roman" w:hAnsi="Times New Roman" w:cs="Times New Roman"/>
          <w:b/>
          <w:bCs/>
        </w:rPr>
      </w:pPr>
      <w:r>
        <w:rPr>
          <w:rFonts w:hint="eastAsia" w:ascii="Times New Roman" w:hAnsi="Times New Roman" w:cs="Times New Roman"/>
          <w:b/>
          <w:bCs/>
        </w:rPr>
        <w:t>实际型R</w:t>
      </w:r>
    </w:p>
    <w:p>
      <w:pPr>
        <w:pStyle w:val="27"/>
        <w:numPr>
          <w:ilvl w:val="1"/>
          <w:numId w:val="1"/>
        </w:numPr>
        <w:spacing w:line="480" w:lineRule="exact"/>
        <w:ind w:firstLineChars="0"/>
        <w:rPr>
          <w:rFonts w:ascii="Times New Roman" w:hAnsi="Times New Roman" w:cs="Times New Roman"/>
        </w:rPr>
      </w:pPr>
      <w:r>
        <w:rPr>
          <w:rFonts w:hint="eastAsia" w:ascii="Times New Roman" w:hAnsi="Times New Roman" w:cs="Times New Roman"/>
        </w:rPr>
        <w:t>你愿意使用工具从事操作性工作，动手能力强，做事手脚灵活，动作协调。</w:t>
      </w:r>
    </w:p>
    <w:p>
      <w:pPr>
        <w:pStyle w:val="27"/>
        <w:numPr>
          <w:ilvl w:val="1"/>
          <w:numId w:val="1"/>
        </w:numPr>
        <w:spacing w:line="480" w:lineRule="exact"/>
        <w:ind w:firstLineChars="0"/>
        <w:rPr>
          <w:rFonts w:ascii="Times New Roman" w:hAnsi="Times New Roman" w:cs="Times New Roman"/>
        </w:rPr>
      </w:pPr>
      <w:r>
        <w:rPr>
          <w:rFonts w:hint="eastAsia" w:ascii="Times New Roman" w:hAnsi="Times New Roman" w:cs="Times New Roman"/>
        </w:rPr>
        <w:t>你偏好于具体任务，不善言辞，做事保守，较为谦虚。</w:t>
      </w:r>
    </w:p>
    <w:p>
      <w:pPr>
        <w:pStyle w:val="27"/>
        <w:numPr>
          <w:ilvl w:val="1"/>
          <w:numId w:val="1"/>
        </w:numPr>
        <w:spacing w:line="480" w:lineRule="exact"/>
        <w:ind w:firstLineChars="0"/>
        <w:rPr>
          <w:rFonts w:ascii="Times New Roman" w:hAnsi="Times New Roman" w:cs="Times New Roman"/>
        </w:rPr>
      </w:pPr>
      <w:r>
        <w:rPr>
          <w:rFonts w:hint="eastAsia" w:ascii="Times New Roman" w:hAnsi="Times New Roman" w:cs="Times New Roman"/>
        </w:rPr>
        <w:t>缺乏社交能力，通常喜欢独立做事。</w:t>
      </w:r>
    </w:p>
    <w:p>
      <w:pPr>
        <w:pStyle w:val="27"/>
        <w:spacing w:line="480" w:lineRule="exact"/>
        <w:ind w:left="480" w:firstLine="0" w:firstLineChars="0"/>
        <w:rPr>
          <w:rFonts w:ascii="Times New Roman" w:hAnsi="Times New Roman" w:cs="Times New Roman"/>
          <w:b/>
          <w:bCs/>
        </w:rPr>
      </w:pPr>
      <w:r>
        <w:rPr>
          <w:rFonts w:hint="eastAsia" w:ascii="Times New Roman" w:hAnsi="Times New Roman" w:cs="Times New Roman"/>
          <w:b/>
          <w:bCs/>
        </w:rPr>
        <w:t>企业型E</w:t>
      </w:r>
    </w:p>
    <w:p>
      <w:pPr>
        <w:pStyle w:val="27"/>
        <w:numPr>
          <w:ilvl w:val="1"/>
          <w:numId w:val="1"/>
        </w:numPr>
        <w:spacing w:line="480" w:lineRule="exact"/>
        <w:ind w:firstLineChars="0"/>
        <w:rPr>
          <w:rFonts w:ascii="Times New Roman" w:hAnsi="Times New Roman" w:cs="Times New Roman"/>
        </w:rPr>
      </w:pPr>
      <w:r>
        <w:rPr>
          <w:rFonts w:hint="eastAsia" w:ascii="Times New Roman" w:hAnsi="Times New Roman" w:cs="Times New Roman"/>
        </w:rPr>
        <w:t>你追求权力、权威和物质财富，具有领导才能。</w:t>
      </w:r>
    </w:p>
    <w:p>
      <w:pPr>
        <w:pStyle w:val="27"/>
        <w:numPr>
          <w:ilvl w:val="1"/>
          <w:numId w:val="1"/>
        </w:numPr>
        <w:spacing w:line="480" w:lineRule="exact"/>
        <w:ind w:firstLineChars="0"/>
        <w:rPr>
          <w:rFonts w:ascii="Times New Roman" w:hAnsi="Times New Roman" w:cs="Times New Roman"/>
        </w:rPr>
      </w:pPr>
      <w:r>
        <w:rPr>
          <w:rFonts w:hint="eastAsia" w:ascii="Times New Roman" w:hAnsi="Times New Roman" w:cs="Times New Roman"/>
        </w:rPr>
        <w:t>喜欢竞争、敢冒风险、有野心、抱负。</w:t>
      </w:r>
    </w:p>
    <w:p>
      <w:pPr>
        <w:pStyle w:val="27"/>
        <w:numPr>
          <w:ilvl w:val="1"/>
          <w:numId w:val="1"/>
        </w:numPr>
        <w:spacing w:line="480" w:lineRule="exact"/>
        <w:ind w:firstLineChars="0"/>
        <w:rPr>
          <w:rFonts w:ascii="Times New Roman" w:hAnsi="Times New Roman" w:cs="Times New Roman"/>
        </w:rPr>
      </w:pPr>
      <w:r>
        <w:rPr>
          <w:rFonts w:hint="eastAsia" w:ascii="Times New Roman" w:hAnsi="Times New Roman" w:cs="Times New Roman"/>
        </w:rPr>
        <w:t>为人务实，习惯以利益得失，权利、地位、金钱等来衡量做事的价值，做事有较强的目的性。</w:t>
      </w:r>
    </w:p>
    <w:commentRangeEnd w:id="23"/>
    <w:p>
      <w:pPr>
        <w:widowControl/>
        <w:jc w:val="left"/>
      </w:pPr>
      <w:r>
        <w:rPr>
          <w:rStyle w:val="24"/>
        </w:rPr>
        <w:commentReference w:id="23"/>
      </w:r>
      <w:r>
        <w:br w:type="page"/>
      </w:r>
    </w:p>
    <w:p>
      <w:pPr>
        <w:pStyle w:val="2"/>
      </w:pPr>
      <w:bookmarkStart w:id="21" w:name="_Toc22864"/>
      <w:r>
        <w:rPr>
          <w:rFonts w:hint="eastAsia"/>
        </w:rPr>
        <w:t>第四部分 职业生涯规划</w:t>
      </w:r>
      <w:bookmarkEnd w:id="21"/>
    </w:p>
    <w:p>
      <w:pPr>
        <w:spacing w:line="480" w:lineRule="exact"/>
        <w:ind w:firstLine="480"/>
      </w:pPr>
      <w:r>
        <w:rPr>
          <w:rFonts w:hint="eastAsia"/>
        </w:rPr>
        <w:t>职业生涯规划就是对职业生涯乃至人生进行持续的系统的计划的过程；是指针对个人职业选择的主观和客观因素进行分析和测定，确定个人的奋斗目标并努力实现这一目标的过程。对年轻人而言，职业选择是否适当，将影响其将来事业的成败以及一生的幸福；对社会而言，个人择业是否适当，能决定社会人力供需是否平衡。如果每个人都适才适所，那么，不仅每个人都有发展前途，而且社会亦会欣欣向荣；相反，则个人贫困，社会问题丛生。</w:t>
      </w:r>
    </w:p>
    <w:p>
      <w:pPr>
        <w:spacing w:line="480" w:lineRule="exact"/>
        <w:ind w:firstLine="480" w:firstLineChars="200"/>
      </w:pPr>
      <w:r>
        <w:rPr>
          <w:rFonts w:hint="eastAsia"/>
        </w:rPr>
        <w:t>职业生涯规划有两大主要目标，第一个目标是找到适合自己的职业，这一目标的实现需要将个人与群体相结合，在对一个人职业生涯的主客观条件进行测定、分析、总结的基础上，对自己的人格、潜能、兴趣进行综合分析，与特定群体常模参照比较，结合时代特点，确定自己最佳的职业奋斗目标；第二个目标是通过规划求得职业发展，为实现第一目标做出行之有效的安排。所以职业定位是决定职业生涯成败的最关键的一步，同时也是职业生涯规划的起点。</w:t>
      </w:r>
    </w:p>
    <w:p>
      <w:pPr>
        <w:spacing w:line="480" w:lineRule="exact"/>
        <w:ind w:firstLine="480"/>
      </w:pPr>
      <w:r>
        <w:rPr>
          <w:rFonts w:hint="eastAsia"/>
        </w:rPr>
        <w:t>本报告是根据您的人格特性、职业兴趣、一般认知潜能三方面的测评结果，进行综合分析，实现人格特性适合，有职业兴趣倾向，有潜力发展的精准职业定位。下面是测评系统为您推荐的最佳匹配职业领域、第二匹配职业领域、第三匹配职业领域。根据您的个人特点，对适合的职业、专业领域进行深度剖析；根据测评结果的分析，对您适合该职业、专业领域的原因进行科学的解释。</w:t>
      </w: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pStyle w:val="3"/>
      </w:pPr>
      <w:bookmarkStart w:id="22" w:name="_Toc27265"/>
      <w:r>
        <w:t>4.1</w:t>
      </w:r>
      <w:r>
        <w:rPr>
          <w:rFonts w:hint="eastAsia"/>
        </w:rPr>
        <w:t>职业匹配结果评估</w:t>
      </w:r>
      <w:bookmarkEnd w:id="22"/>
    </w:p>
    <w:p>
      <w:pPr>
        <w:spacing w:line="480" w:lineRule="exact"/>
        <w:ind w:firstLine="480" w:firstLineChars="200"/>
      </w:pPr>
      <w:r>
        <w:t>在下表中</w:t>
      </w:r>
      <w:r>
        <w:rPr>
          <w:rFonts w:hint="eastAsia"/>
        </w:rPr>
        <w:t>人格特性职业类型</w:t>
      </w:r>
      <w:r>
        <w:t>是</w:t>
      </w:r>
      <w:r>
        <w:rPr>
          <w:rFonts w:hint="eastAsia"/>
        </w:rPr>
        <w:t>适合测试个体人格的职业类型</w:t>
      </w:r>
      <w:r>
        <w:t>；</w:t>
      </w:r>
      <w:r>
        <w:rPr>
          <w:rFonts w:hint="eastAsia"/>
        </w:rPr>
        <w:t>兴趣倾向指标得分</w:t>
      </w:r>
      <w:r>
        <w:t>是</w:t>
      </w:r>
      <w:r>
        <w:rPr>
          <w:rFonts w:hint="eastAsia"/>
        </w:rPr>
        <w:t>测试个体该类职业的兴趣倾向测试得分</w:t>
      </w:r>
      <w:r>
        <w:t>；</w:t>
      </w:r>
      <w:r>
        <w:rPr>
          <w:rFonts w:hint="eastAsia"/>
        </w:rPr>
        <w:t>认知潜能指标得分</w:t>
      </w:r>
      <w:r>
        <w:t>是</w:t>
      </w:r>
      <w:r>
        <w:rPr>
          <w:rFonts w:hint="eastAsia"/>
        </w:rPr>
        <w:t>测试个体该类职业的认知潜能测试得分</w:t>
      </w:r>
      <w:r>
        <w:t>。</w:t>
      </w:r>
    </w:p>
    <w:p>
      <w:pPr>
        <w:spacing w:after="156" w:afterLines="50" w:line="480" w:lineRule="exact"/>
        <w:jc w:val="center"/>
        <w:rPr>
          <w:rFonts w:ascii="黑体" w:hAnsi="黑体" w:eastAsia="黑体"/>
        </w:rPr>
      </w:pPr>
      <w:commentRangeStart w:id="24"/>
      <w:r>
        <w:rPr>
          <w:rFonts w:hint="eastAsia" w:ascii="黑体" w:hAnsi="黑体" w:eastAsia="黑体"/>
        </w:rPr>
        <w:t>职业类型与评估指标分析结果</w:t>
      </w:r>
      <w:commentRangeEnd w:id="24"/>
      <w:r>
        <w:rPr>
          <w:rStyle w:val="24"/>
        </w:rPr>
        <w:commentReference w:id="24"/>
      </w:r>
    </w:p>
    <w:tbl>
      <w:tblPr>
        <w:tblStyle w:val="26"/>
        <w:tblW w:w="84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8"/>
        <w:gridCol w:w="1421"/>
        <w:gridCol w:w="1073"/>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57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职业类型</w:t>
            </w:r>
          </w:p>
        </w:tc>
        <w:tc>
          <w:tcPr>
            <w:tcW w:w="1421"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指标类型</w:t>
            </w:r>
          </w:p>
        </w:tc>
        <w:tc>
          <w:tcPr>
            <w:tcW w:w="1073"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指标得分</w:t>
            </w:r>
          </w:p>
        </w:tc>
        <w:tc>
          <w:tcPr>
            <w:tcW w:w="4360"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得分/匹配度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7" w:hRule="atLeast"/>
          <w:jc w:val="center"/>
        </w:trPr>
        <w:tc>
          <w:tcPr>
            <w:tcW w:w="1578" w:type="dxa"/>
            <w:vMerge w:val="restart"/>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组织领导型</w:t>
            </w:r>
          </w:p>
        </w:tc>
        <w:tc>
          <w:tcPr>
            <w:tcW w:w="1421"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兴趣倾向</w:t>
            </w:r>
          </w:p>
        </w:tc>
        <w:tc>
          <w:tcPr>
            <w:tcW w:w="1073"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9</w:t>
            </w:r>
          </w:p>
        </w:tc>
        <w:tc>
          <w:tcPr>
            <w:tcW w:w="4360"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697152" behindDoc="0" locked="0" layoutInCell="1" allowOverlap="1">
                      <wp:simplePos x="0" y="0"/>
                      <wp:positionH relativeFrom="column">
                        <wp:posOffset>-41910</wp:posOffset>
                      </wp:positionH>
                      <wp:positionV relativeFrom="paragraph">
                        <wp:posOffset>137160</wp:posOffset>
                      </wp:positionV>
                      <wp:extent cx="2166620" cy="127000"/>
                      <wp:effectExtent l="6350" t="6350" r="17780" b="19050"/>
                      <wp:wrapNone/>
                      <wp:docPr id="21" name="矩形 21"/>
                      <wp:cNvGraphicFramePr/>
                      <a:graphic xmlns:a="http://schemas.openxmlformats.org/drawingml/2006/main">
                        <a:graphicData uri="http://schemas.microsoft.com/office/word/2010/wordprocessingShape">
                          <wps:wsp>
                            <wps:cNvSpPr/>
                            <wps:spPr>
                              <a:xfrm>
                                <a:off x="0" y="0"/>
                                <a:ext cx="2167151" cy="129384"/>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10.8pt;height:10pt;width:170.6pt;z-index:251697152;v-text-anchor:middle;mso-width-relative:page;mso-height-relative:page;" fillcolor="#9DC3E6 [1940]" filled="t" stroked="t" coordsize="21600,21600" o:gfxdata="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TaMnrXAAAACAEAAA8AAAAAAAAAAQAgAAAAIgAA&#10;AGRycy9kb3ducmV2LnhtbFBLAQIUABQAAAAIAIdO4kAWiuhPewIAAAIFAAAOAAAAAAAAAAEAIAAA&#10;ACYBAABkcnMvZTJvRG9jLnhtbFBLBQYAAAAABgAGAFkBAAATBg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jc w:val="center"/>
        </w:trPr>
        <w:tc>
          <w:tcPr>
            <w:tcW w:w="1578" w:type="dxa"/>
            <w:vMerge w:val="continue"/>
            <w:vAlign w:val="center"/>
          </w:tcPr>
          <w:p>
            <w:pPr>
              <w:spacing w:line="400" w:lineRule="exact"/>
              <w:jc w:val="center"/>
              <w:rPr>
                <w:rFonts w:ascii="Times New Roman" w:hAnsi="Times New Roman" w:eastAsia="宋体" w:cs="Times New Roman"/>
                <w:kern w:val="0"/>
                <w:sz w:val="20"/>
                <w:szCs w:val="20"/>
              </w:rPr>
            </w:pPr>
          </w:p>
        </w:tc>
        <w:tc>
          <w:tcPr>
            <w:tcW w:w="1421"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认知潜能</w:t>
            </w:r>
          </w:p>
        </w:tc>
        <w:tc>
          <w:tcPr>
            <w:tcW w:w="1073" w:type="dxa"/>
            <w:vAlign w:val="center"/>
          </w:tcPr>
          <w:p>
            <w:pPr>
              <w:spacing w:line="400" w:lineRule="exact"/>
              <w:jc w:val="center"/>
              <w:rPr>
                <w:rFonts w:ascii="Times New Roman" w:hAnsi="Times New Roman" w:eastAsia="宋体" w:cs="Times New Roman"/>
                <w:kern w:val="0"/>
                <w:sz w:val="20"/>
                <w:szCs w:val="20"/>
              </w:rPr>
            </w:pPr>
          </w:p>
        </w:tc>
        <w:tc>
          <w:tcPr>
            <w:tcW w:w="4360"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698176" behindDoc="0" locked="0" layoutInCell="1" allowOverlap="1">
                      <wp:simplePos x="0" y="0"/>
                      <wp:positionH relativeFrom="column">
                        <wp:posOffset>-41910</wp:posOffset>
                      </wp:positionH>
                      <wp:positionV relativeFrom="paragraph">
                        <wp:posOffset>84455</wp:posOffset>
                      </wp:positionV>
                      <wp:extent cx="1709420" cy="153035"/>
                      <wp:effectExtent l="6350" t="6350" r="17780" b="12065"/>
                      <wp:wrapNone/>
                      <wp:docPr id="23" name="矩形 23"/>
                      <wp:cNvGraphicFramePr/>
                      <a:graphic xmlns:a="http://schemas.openxmlformats.org/drawingml/2006/main">
                        <a:graphicData uri="http://schemas.microsoft.com/office/word/2010/wordprocessingShape">
                          <wps:wsp>
                            <wps:cNvSpPr/>
                            <wps:spPr>
                              <a:xfrm>
                                <a:off x="0" y="0"/>
                                <a:ext cx="1709951" cy="15322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6.65pt;height:12.05pt;width:134.6pt;z-index:251698176;v-text-anchor:middle;mso-width-relative:page;mso-height-relative:page;" fillcolor="#92D050" filled="t" stroked="t" coordsize="21600,21600" o:gfxdata="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13Ug9YAAAAIAQAADwAAAAAAAAABACAAAAAiAAAAZHJzL2Rvd25yZXYueG1sUEsB&#10;AhQAFAAAAAgAh07iQK/r3zlpAgAAyQQAAA4AAAAAAAAAAQAgAAAAJQEAAGRycy9lMm9Eb2MueG1s&#10;UEsFBgAAAAAGAAYAWQEAAAAGA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9" w:hRule="atLeast"/>
          <w:jc w:val="center"/>
        </w:trPr>
        <w:tc>
          <w:tcPr>
            <w:tcW w:w="1578" w:type="dxa"/>
            <w:vAlign w:val="center"/>
          </w:tcPr>
          <w:p>
            <w:pPr>
              <w:spacing w:line="400" w:lineRule="exact"/>
              <w:jc w:val="center"/>
              <w:rPr>
                <w:rFonts w:ascii="Times New Roman" w:hAnsi="Times New Roman" w:eastAsia="宋体" w:cs="Times New Roman"/>
                <w:kern w:val="0"/>
                <w:sz w:val="20"/>
                <w:szCs w:val="20"/>
              </w:rPr>
            </w:pPr>
          </w:p>
        </w:tc>
        <w:tc>
          <w:tcPr>
            <w:tcW w:w="1421" w:type="dxa"/>
            <w:vAlign w:val="center"/>
          </w:tcPr>
          <w:p>
            <w:pPr>
              <w:spacing w:line="400" w:lineRule="exact"/>
              <w:jc w:val="center"/>
              <w:rPr>
                <w:rFonts w:ascii="Times New Roman" w:hAnsi="Times New Roman" w:eastAsia="宋体" w:cs="Times New Roman"/>
                <w:kern w:val="0"/>
                <w:sz w:val="20"/>
                <w:szCs w:val="20"/>
              </w:rPr>
            </w:pPr>
          </w:p>
        </w:tc>
        <w:tc>
          <w:tcPr>
            <w:tcW w:w="1073" w:type="dxa"/>
            <w:vAlign w:val="center"/>
          </w:tcPr>
          <w:p>
            <w:pPr>
              <w:spacing w:line="400" w:lineRule="exact"/>
              <w:jc w:val="center"/>
              <w:rPr>
                <w:rFonts w:ascii="Times New Roman" w:hAnsi="Times New Roman" w:eastAsia="宋体" w:cs="Times New Roman"/>
                <w:kern w:val="0"/>
                <w:sz w:val="20"/>
                <w:szCs w:val="20"/>
              </w:rPr>
            </w:pPr>
          </w:p>
        </w:tc>
        <w:tc>
          <w:tcPr>
            <w:tcW w:w="4360" w:type="dxa"/>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1" w:hRule="atLeast"/>
          <w:jc w:val="center"/>
        </w:trPr>
        <w:tc>
          <w:tcPr>
            <w:tcW w:w="1578" w:type="dxa"/>
            <w:vAlign w:val="center"/>
          </w:tcPr>
          <w:p>
            <w:pPr>
              <w:spacing w:line="400" w:lineRule="exact"/>
              <w:jc w:val="center"/>
              <w:rPr>
                <w:rFonts w:ascii="Times New Roman" w:hAnsi="Times New Roman" w:eastAsia="宋体" w:cs="Times New Roman"/>
                <w:kern w:val="0"/>
                <w:sz w:val="20"/>
                <w:szCs w:val="20"/>
              </w:rPr>
            </w:pPr>
          </w:p>
        </w:tc>
        <w:tc>
          <w:tcPr>
            <w:tcW w:w="1421" w:type="dxa"/>
            <w:vAlign w:val="center"/>
          </w:tcPr>
          <w:p>
            <w:pPr>
              <w:spacing w:line="400" w:lineRule="exact"/>
              <w:jc w:val="center"/>
              <w:rPr>
                <w:rFonts w:ascii="Times New Roman" w:hAnsi="Times New Roman" w:eastAsia="宋体" w:cs="Times New Roman"/>
                <w:kern w:val="0"/>
                <w:sz w:val="20"/>
                <w:szCs w:val="20"/>
              </w:rPr>
            </w:pPr>
          </w:p>
        </w:tc>
        <w:tc>
          <w:tcPr>
            <w:tcW w:w="1073" w:type="dxa"/>
            <w:vAlign w:val="center"/>
          </w:tcPr>
          <w:p>
            <w:pPr>
              <w:spacing w:line="400" w:lineRule="exact"/>
              <w:jc w:val="center"/>
              <w:rPr>
                <w:rFonts w:ascii="Times New Roman" w:hAnsi="Times New Roman" w:eastAsia="宋体" w:cs="Times New Roman"/>
                <w:kern w:val="0"/>
                <w:sz w:val="20"/>
                <w:szCs w:val="20"/>
              </w:rPr>
            </w:pPr>
          </w:p>
        </w:tc>
        <w:tc>
          <w:tcPr>
            <w:tcW w:w="4360" w:type="dxa"/>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1" w:hRule="atLeast"/>
          <w:jc w:val="center"/>
        </w:trPr>
        <w:tc>
          <w:tcPr>
            <w:tcW w:w="1578" w:type="dxa"/>
            <w:vAlign w:val="center"/>
          </w:tcPr>
          <w:p>
            <w:pPr>
              <w:spacing w:line="400" w:lineRule="exact"/>
              <w:jc w:val="center"/>
              <w:rPr>
                <w:rFonts w:ascii="Times New Roman" w:hAnsi="Times New Roman" w:eastAsia="宋体" w:cs="Times New Roman"/>
                <w:kern w:val="0"/>
                <w:sz w:val="20"/>
                <w:szCs w:val="20"/>
              </w:rPr>
            </w:pPr>
          </w:p>
        </w:tc>
        <w:tc>
          <w:tcPr>
            <w:tcW w:w="1421" w:type="dxa"/>
            <w:vAlign w:val="center"/>
          </w:tcPr>
          <w:p>
            <w:pPr>
              <w:spacing w:line="400" w:lineRule="exact"/>
              <w:jc w:val="center"/>
              <w:rPr>
                <w:rFonts w:ascii="Times New Roman" w:hAnsi="Times New Roman" w:eastAsia="宋体" w:cs="Times New Roman"/>
                <w:kern w:val="0"/>
                <w:sz w:val="20"/>
                <w:szCs w:val="20"/>
              </w:rPr>
            </w:pPr>
          </w:p>
        </w:tc>
        <w:tc>
          <w:tcPr>
            <w:tcW w:w="1073" w:type="dxa"/>
            <w:vAlign w:val="center"/>
          </w:tcPr>
          <w:p>
            <w:pPr>
              <w:spacing w:line="400" w:lineRule="exact"/>
              <w:jc w:val="center"/>
              <w:rPr>
                <w:rFonts w:ascii="Times New Roman" w:hAnsi="Times New Roman" w:eastAsia="宋体" w:cs="Times New Roman"/>
                <w:kern w:val="0"/>
                <w:sz w:val="20"/>
                <w:szCs w:val="20"/>
              </w:rPr>
            </w:pPr>
          </w:p>
        </w:tc>
        <w:tc>
          <w:tcPr>
            <w:tcW w:w="4360" w:type="dxa"/>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3" w:hRule="atLeast"/>
          <w:jc w:val="center"/>
        </w:trPr>
        <w:tc>
          <w:tcPr>
            <w:tcW w:w="1578" w:type="dxa"/>
            <w:vAlign w:val="center"/>
          </w:tcPr>
          <w:p>
            <w:pPr>
              <w:spacing w:line="400" w:lineRule="exact"/>
              <w:jc w:val="center"/>
              <w:rPr>
                <w:rFonts w:ascii="Times New Roman" w:hAnsi="Times New Roman" w:eastAsia="宋体" w:cs="Times New Roman"/>
                <w:kern w:val="0"/>
                <w:sz w:val="20"/>
                <w:szCs w:val="20"/>
              </w:rPr>
            </w:pPr>
          </w:p>
        </w:tc>
        <w:tc>
          <w:tcPr>
            <w:tcW w:w="1421" w:type="dxa"/>
            <w:vAlign w:val="center"/>
          </w:tcPr>
          <w:p>
            <w:pPr>
              <w:spacing w:line="400" w:lineRule="exact"/>
              <w:jc w:val="center"/>
              <w:rPr>
                <w:rFonts w:ascii="Times New Roman" w:hAnsi="Times New Roman" w:eastAsia="宋体" w:cs="Times New Roman"/>
                <w:kern w:val="0"/>
                <w:sz w:val="20"/>
                <w:szCs w:val="20"/>
              </w:rPr>
            </w:pPr>
          </w:p>
        </w:tc>
        <w:tc>
          <w:tcPr>
            <w:tcW w:w="1073" w:type="dxa"/>
            <w:vAlign w:val="center"/>
          </w:tcPr>
          <w:p>
            <w:pPr>
              <w:spacing w:line="400" w:lineRule="exact"/>
              <w:jc w:val="center"/>
              <w:rPr>
                <w:rFonts w:ascii="Times New Roman" w:hAnsi="Times New Roman" w:eastAsia="宋体" w:cs="Times New Roman"/>
                <w:kern w:val="0"/>
                <w:sz w:val="20"/>
                <w:szCs w:val="20"/>
              </w:rPr>
            </w:pPr>
          </w:p>
        </w:tc>
        <w:tc>
          <w:tcPr>
            <w:tcW w:w="4360" w:type="dxa"/>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1" w:hRule="atLeast"/>
          <w:jc w:val="center"/>
        </w:trPr>
        <w:tc>
          <w:tcPr>
            <w:tcW w:w="1578" w:type="dxa"/>
            <w:vAlign w:val="center"/>
          </w:tcPr>
          <w:p>
            <w:pPr>
              <w:spacing w:line="400" w:lineRule="exact"/>
              <w:jc w:val="center"/>
              <w:rPr>
                <w:rFonts w:ascii="Times New Roman" w:hAnsi="Times New Roman" w:eastAsia="宋体" w:cs="Times New Roman"/>
                <w:kern w:val="0"/>
                <w:sz w:val="20"/>
                <w:szCs w:val="20"/>
              </w:rPr>
            </w:pPr>
          </w:p>
        </w:tc>
        <w:tc>
          <w:tcPr>
            <w:tcW w:w="1421" w:type="dxa"/>
            <w:vAlign w:val="center"/>
          </w:tcPr>
          <w:p>
            <w:pPr>
              <w:spacing w:line="400" w:lineRule="exact"/>
              <w:jc w:val="center"/>
              <w:rPr>
                <w:rFonts w:ascii="Times New Roman" w:hAnsi="Times New Roman" w:eastAsia="宋体" w:cs="Times New Roman"/>
                <w:kern w:val="0"/>
                <w:sz w:val="20"/>
                <w:szCs w:val="20"/>
              </w:rPr>
            </w:pPr>
          </w:p>
        </w:tc>
        <w:tc>
          <w:tcPr>
            <w:tcW w:w="1073" w:type="dxa"/>
            <w:vAlign w:val="center"/>
          </w:tcPr>
          <w:p>
            <w:pPr>
              <w:spacing w:line="400" w:lineRule="exact"/>
              <w:jc w:val="center"/>
              <w:rPr>
                <w:rFonts w:ascii="Times New Roman" w:hAnsi="Times New Roman" w:eastAsia="宋体" w:cs="Times New Roman"/>
                <w:kern w:val="0"/>
                <w:sz w:val="20"/>
                <w:szCs w:val="20"/>
              </w:rPr>
            </w:pPr>
          </w:p>
        </w:tc>
        <w:tc>
          <w:tcPr>
            <w:tcW w:w="4360" w:type="dxa"/>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1" w:hRule="atLeast"/>
          <w:jc w:val="center"/>
        </w:trPr>
        <w:tc>
          <w:tcPr>
            <w:tcW w:w="1578" w:type="dxa"/>
            <w:vAlign w:val="center"/>
          </w:tcPr>
          <w:p>
            <w:pPr>
              <w:spacing w:line="400" w:lineRule="exact"/>
              <w:jc w:val="center"/>
              <w:rPr>
                <w:rFonts w:ascii="Times New Roman" w:hAnsi="Times New Roman" w:eastAsia="宋体" w:cs="Times New Roman"/>
                <w:kern w:val="0"/>
                <w:sz w:val="20"/>
                <w:szCs w:val="20"/>
              </w:rPr>
            </w:pPr>
          </w:p>
        </w:tc>
        <w:tc>
          <w:tcPr>
            <w:tcW w:w="1421" w:type="dxa"/>
            <w:vAlign w:val="center"/>
          </w:tcPr>
          <w:p>
            <w:pPr>
              <w:spacing w:line="400" w:lineRule="exact"/>
              <w:jc w:val="center"/>
              <w:rPr>
                <w:rFonts w:ascii="Times New Roman" w:hAnsi="Times New Roman" w:eastAsia="宋体" w:cs="Times New Roman"/>
                <w:kern w:val="0"/>
                <w:sz w:val="20"/>
                <w:szCs w:val="20"/>
              </w:rPr>
            </w:pPr>
          </w:p>
        </w:tc>
        <w:tc>
          <w:tcPr>
            <w:tcW w:w="1073" w:type="dxa"/>
            <w:vAlign w:val="center"/>
          </w:tcPr>
          <w:p>
            <w:pPr>
              <w:spacing w:line="400" w:lineRule="exact"/>
              <w:jc w:val="center"/>
              <w:rPr>
                <w:rFonts w:ascii="Times New Roman" w:hAnsi="Times New Roman" w:eastAsia="宋体" w:cs="Times New Roman"/>
                <w:kern w:val="0"/>
                <w:sz w:val="20"/>
                <w:szCs w:val="20"/>
              </w:rPr>
            </w:pPr>
          </w:p>
        </w:tc>
        <w:tc>
          <w:tcPr>
            <w:tcW w:w="4360" w:type="dxa"/>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3" w:hRule="atLeast"/>
          <w:jc w:val="center"/>
        </w:trPr>
        <w:tc>
          <w:tcPr>
            <w:tcW w:w="1578" w:type="dxa"/>
            <w:vAlign w:val="center"/>
          </w:tcPr>
          <w:p>
            <w:pPr>
              <w:spacing w:line="400" w:lineRule="exact"/>
              <w:jc w:val="center"/>
              <w:rPr>
                <w:rFonts w:ascii="Times New Roman" w:hAnsi="Times New Roman" w:eastAsia="宋体" w:cs="Times New Roman"/>
                <w:kern w:val="0"/>
                <w:sz w:val="20"/>
                <w:szCs w:val="20"/>
              </w:rPr>
            </w:pPr>
          </w:p>
        </w:tc>
        <w:tc>
          <w:tcPr>
            <w:tcW w:w="1421" w:type="dxa"/>
            <w:vAlign w:val="center"/>
          </w:tcPr>
          <w:p>
            <w:pPr>
              <w:spacing w:line="400" w:lineRule="exact"/>
              <w:jc w:val="center"/>
              <w:rPr>
                <w:rFonts w:ascii="Times New Roman" w:hAnsi="Times New Roman" w:eastAsia="宋体" w:cs="Times New Roman"/>
                <w:kern w:val="0"/>
                <w:sz w:val="20"/>
                <w:szCs w:val="20"/>
              </w:rPr>
            </w:pPr>
          </w:p>
        </w:tc>
        <w:tc>
          <w:tcPr>
            <w:tcW w:w="1073" w:type="dxa"/>
            <w:vAlign w:val="center"/>
          </w:tcPr>
          <w:p>
            <w:pPr>
              <w:spacing w:line="400" w:lineRule="exact"/>
              <w:jc w:val="center"/>
              <w:rPr>
                <w:rFonts w:ascii="Times New Roman" w:hAnsi="Times New Roman" w:eastAsia="宋体" w:cs="Times New Roman"/>
                <w:kern w:val="0"/>
                <w:sz w:val="20"/>
                <w:szCs w:val="20"/>
              </w:rPr>
            </w:pPr>
          </w:p>
        </w:tc>
        <w:tc>
          <w:tcPr>
            <w:tcW w:w="4360" w:type="dxa"/>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1" w:hRule="atLeast"/>
          <w:jc w:val="center"/>
        </w:trPr>
        <w:tc>
          <w:tcPr>
            <w:tcW w:w="1578" w:type="dxa"/>
            <w:vAlign w:val="center"/>
          </w:tcPr>
          <w:p>
            <w:pPr>
              <w:spacing w:line="400" w:lineRule="exact"/>
              <w:jc w:val="center"/>
              <w:rPr>
                <w:rFonts w:ascii="Times New Roman" w:hAnsi="Times New Roman" w:eastAsia="宋体" w:cs="Times New Roman"/>
                <w:kern w:val="0"/>
                <w:sz w:val="20"/>
                <w:szCs w:val="20"/>
              </w:rPr>
            </w:pPr>
          </w:p>
        </w:tc>
        <w:tc>
          <w:tcPr>
            <w:tcW w:w="1421" w:type="dxa"/>
            <w:vAlign w:val="center"/>
          </w:tcPr>
          <w:p>
            <w:pPr>
              <w:spacing w:line="400" w:lineRule="exact"/>
              <w:jc w:val="center"/>
              <w:rPr>
                <w:rFonts w:ascii="Times New Roman" w:hAnsi="Times New Roman" w:eastAsia="宋体" w:cs="Times New Roman"/>
                <w:kern w:val="0"/>
                <w:sz w:val="20"/>
                <w:szCs w:val="20"/>
              </w:rPr>
            </w:pPr>
          </w:p>
        </w:tc>
        <w:tc>
          <w:tcPr>
            <w:tcW w:w="1073" w:type="dxa"/>
            <w:vAlign w:val="center"/>
          </w:tcPr>
          <w:p>
            <w:pPr>
              <w:spacing w:line="400" w:lineRule="exact"/>
              <w:jc w:val="center"/>
              <w:rPr>
                <w:rFonts w:ascii="Times New Roman" w:hAnsi="Times New Roman" w:eastAsia="宋体" w:cs="Times New Roman"/>
                <w:kern w:val="0"/>
                <w:sz w:val="20"/>
                <w:szCs w:val="20"/>
              </w:rPr>
            </w:pPr>
          </w:p>
        </w:tc>
        <w:tc>
          <w:tcPr>
            <w:tcW w:w="4360" w:type="dxa"/>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3" w:hRule="atLeast"/>
          <w:jc w:val="center"/>
        </w:trPr>
        <w:tc>
          <w:tcPr>
            <w:tcW w:w="1578" w:type="dxa"/>
            <w:vAlign w:val="center"/>
          </w:tcPr>
          <w:p>
            <w:pPr>
              <w:spacing w:line="400" w:lineRule="exact"/>
              <w:jc w:val="center"/>
              <w:rPr>
                <w:rFonts w:ascii="Times New Roman" w:hAnsi="Times New Roman" w:eastAsia="宋体" w:cs="Times New Roman"/>
                <w:kern w:val="0"/>
                <w:sz w:val="20"/>
                <w:szCs w:val="20"/>
              </w:rPr>
            </w:pPr>
          </w:p>
        </w:tc>
        <w:tc>
          <w:tcPr>
            <w:tcW w:w="1421" w:type="dxa"/>
            <w:vAlign w:val="center"/>
          </w:tcPr>
          <w:p>
            <w:pPr>
              <w:spacing w:line="400" w:lineRule="exact"/>
              <w:jc w:val="center"/>
              <w:rPr>
                <w:rFonts w:ascii="Times New Roman" w:hAnsi="Times New Roman" w:eastAsia="宋体" w:cs="Times New Roman"/>
                <w:kern w:val="0"/>
                <w:sz w:val="20"/>
                <w:szCs w:val="20"/>
              </w:rPr>
            </w:pPr>
          </w:p>
        </w:tc>
        <w:tc>
          <w:tcPr>
            <w:tcW w:w="1073" w:type="dxa"/>
            <w:vAlign w:val="center"/>
          </w:tcPr>
          <w:p>
            <w:pPr>
              <w:spacing w:line="400" w:lineRule="exact"/>
              <w:jc w:val="center"/>
              <w:rPr>
                <w:rFonts w:ascii="Times New Roman" w:hAnsi="Times New Roman" w:eastAsia="宋体" w:cs="Times New Roman"/>
                <w:kern w:val="0"/>
                <w:sz w:val="20"/>
                <w:szCs w:val="20"/>
              </w:rPr>
            </w:pPr>
          </w:p>
        </w:tc>
        <w:tc>
          <w:tcPr>
            <w:tcW w:w="4360" w:type="dxa"/>
            <w:vAlign w:val="center"/>
          </w:tcPr>
          <w:p>
            <w:pPr>
              <w:spacing w:line="400" w:lineRule="exact"/>
              <w:jc w:val="center"/>
              <w:rPr>
                <w:rFonts w:ascii="Times New Roman" w:hAnsi="Times New Roman" w:eastAsia="宋体" w:cs="Times New Roman"/>
                <w:kern w:val="0"/>
                <w:sz w:val="20"/>
                <w:szCs w:val="20"/>
              </w:rPr>
            </w:pPr>
          </w:p>
        </w:tc>
      </w:tr>
    </w:tbl>
    <w:p>
      <w:pPr>
        <w:pStyle w:val="3"/>
      </w:pPr>
      <w:bookmarkStart w:id="23" w:name="_Toc24046"/>
      <w:r>
        <w:t>4.</w:t>
      </w:r>
      <w:r>
        <w:rPr>
          <w:rFonts w:hint="eastAsia"/>
        </w:rPr>
        <w:t>2最佳匹配职业与专业</w:t>
      </w:r>
      <w:bookmarkEnd w:id="23"/>
    </w:p>
    <w:tbl>
      <w:tblPr>
        <w:tblStyle w:val="26"/>
        <w:tblpPr w:leftFromText="180" w:rightFromText="180" w:vertAnchor="text" w:horzAnchor="page" w:tblpX="1820" w:tblpY="584"/>
        <w:tblOverlap w:val="never"/>
        <w:tblW w:w="8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8345"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最佳职业领域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9" w:hRule="atLeast"/>
        </w:trPr>
        <w:tc>
          <w:tcPr>
            <w:tcW w:w="8345" w:type="dxa"/>
          </w:tcPr>
          <w:p>
            <w:pPr>
              <w:spacing w:line="480" w:lineRule="exact"/>
              <w:ind w:firstLine="400" w:firstLineChars="200"/>
              <w:rPr>
                <w:rFonts w:ascii="Times New Roman" w:hAnsi="Times New Roman" w:eastAsia="宋体" w:cs="Times New Roman"/>
                <w:b/>
                <w:bCs/>
                <w:kern w:val="0"/>
                <w:sz w:val="20"/>
                <w:szCs w:val="20"/>
              </w:rPr>
            </w:pPr>
            <w:r>
              <w:rPr>
                <w:rFonts w:hint="eastAsia" w:ascii="Times New Roman" w:hAnsi="Times New Roman" w:eastAsia="宋体" w:cs="Times New Roman"/>
                <w:kern w:val="0"/>
                <w:sz w:val="20"/>
                <w:szCs w:val="20"/>
              </w:rPr>
              <w:t>通过对</w:t>
            </w:r>
            <w:r>
              <w:rPr>
                <w:rFonts w:hint="eastAsia" w:ascii="Times New Roman" w:hAnsi="Times New Roman" w:eastAsia="宋体" w:cs="Times New Roman"/>
                <w:kern w:val="0"/>
                <w:sz w:val="20"/>
                <w:szCs w:val="20"/>
                <w:lang w:eastAsia="zh-CN"/>
              </w:rPr>
              <w:t>您</w:t>
            </w:r>
            <w:r>
              <w:rPr>
                <w:rFonts w:hint="eastAsia" w:ascii="Times New Roman" w:hAnsi="Times New Roman" w:eastAsia="宋体" w:cs="Times New Roman"/>
                <w:kern w:val="0"/>
                <w:sz w:val="20"/>
                <w:szCs w:val="20"/>
              </w:rPr>
              <w:t>的人格特性、兴趣倾向、一般认知潜能的三方面综合分析，</w:t>
            </w:r>
            <w:r>
              <w:rPr>
                <w:rFonts w:hint="eastAsia" w:ascii="Times New Roman" w:hAnsi="Times New Roman" w:eastAsia="宋体" w:cs="Times New Roman"/>
                <w:kern w:val="0"/>
                <w:sz w:val="20"/>
                <w:szCs w:val="20"/>
                <w:lang w:eastAsia="zh-CN"/>
              </w:rPr>
              <w:t>您</w:t>
            </w:r>
            <w:r>
              <w:rPr>
                <w:rFonts w:hint="eastAsia" w:ascii="Times New Roman" w:hAnsi="Times New Roman" w:eastAsia="宋体" w:cs="Times New Roman"/>
                <w:kern w:val="0"/>
                <w:sz w:val="20"/>
                <w:szCs w:val="20"/>
              </w:rPr>
              <w:t>最适合从事</w:t>
            </w:r>
            <w:commentRangeStart w:id="25"/>
            <w:r>
              <w:rPr>
                <w:rFonts w:hint="eastAsia" w:ascii="Times New Roman" w:hAnsi="Times New Roman" w:eastAsia="宋体" w:cs="Times New Roman"/>
                <w:b/>
                <w:bCs/>
                <w:kern w:val="0"/>
                <w:sz w:val="20"/>
                <w:szCs w:val="20"/>
              </w:rPr>
              <w:t>组织领导型</w:t>
            </w:r>
            <w:commentRangeEnd w:id="25"/>
            <w:r>
              <w:rPr>
                <w:rStyle w:val="24"/>
                <w:rFonts w:asciiTheme="minorHAnsi" w:hAnsiTheme="minorHAnsi" w:eastAsiaTheme="minorEastAsia" w:cstheme="minorBidi"/>
                <w:kern w:val="2"/>
              </w:rPr>
              <w:commentReference w:id="25"/>
            </w:r>
            <w:r>
              <w:rPr>
                <w:rFonts w:hint="eastAsia" w:ascii="Times New Roman" w:hAnsi="Times New Roman" w:eastAsia="宋体" w:cs="Times New Roman"/>
                <w:kern w:val="0"/>
                <w:sz w:val="20"/>
                <w:szCs w:val="20"/>
              </w:rPr>
              <w:t>领域的工作。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4" w:hRule="atLeast"/>
        </w:trPr>
        <w:tc>
          <w:tcPr>
            <w:tcW w:w="8345"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典型职业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2" w:hRule="atLeast"/>
        </w:trPr>
        <w:tc>
          <w:tcPr>
            <w:tcW w:w="8345" w:type="dxa"/>
          </w:tcPr>
          <w:p>
            <w:pPr>
              <w:pStyle w:val="27"/>
              <w:spacing w:line="480" w:lineRule="exact"/>
              <w:ind w:firstLine="2880" w:firstLineChars="1200"/>
              <w:rPr>
                <w:rFonts w:ascii="Times New Roman" w:hAnsi="Times New Roman" w:eastAsia="宋体" w:cs="Times New Roman"/>
                <w:kern w:val="0"/>
                <w:sz w:val="20"/>
                <w:szCs w:val="20"/>
              </w:rPr>
            </w:pPr>
            <w:commentRangeStart w:id="26"/>
            <w:r>
              <w:rPr>
                <w:rFonts w:hint="eastAsia" w:asciiTheme="minorHAnsi" w:hAnsiTheme="minorHAnsi" w:eastAsiaTheme="minorEastAsia" w:cstheme="minorBidi"/>
                <w:color w:val="7030A0"/>
                <w:kern w:val="2"/>
                <w:sz w:val="24"/>
                <w:szCs w:val="24"/>
              </w:rPr>
              <w:t>·</w:t>
            </w:r>
            <w:r>
              <w:rPr>
                <w:rFonts w:hint="eastAsia" w:asciiTheme="minorHAnsi" w:hAnsiTheme="minorHAnsi" w:eastAsiaTheme="minorEastAsia" w:cstheme="minorBidi"/>
                <w:kern w:val="2"/>
                <w:sz w:val="24"/>
                <w:szCs w:val="24"/>
              </w:rPr>
              <w:t>社会团体负责人</w:t>
            </w:r>
          </w:p>
          <w:p>
            <w:pPr>
              <w:pStyle w:val="27"/>
              <w:spacing w:line="480" w:lineRule="exact"/>
              <w:ind w:firstLine="2880" w:firstLineChars="1200"/>
              <w:rPr>
                <w:rFonts w:ascii="Times New Roman" w:hAnsi="Times New Roman" w:eastAsia="宋体" w:cs="Times New Roman"/>
                <w:kern w:val="0"/>
                <w:sz w:val="20"/>
                <w:szCs w:val="20"/>
              </w:rPr>
            </w:pPr>
            <w:r>
              <w:rPr>
                <w:rFonts w:hint="eastAsia" w:asciiTheme="minorHAnsi" w:hAnsiTheme="minorHAnsi" w:eastAsiaTheme="minorEastAsia" w:cstheme="minorBidi"/>
                <w:color w:val="7030A0"/>
                <w:kern w:val="2"/>
                <w:sz w:val="24"/>
                <w:szCs w:val="24"/>
              </w:rPr>
              <w:t>·</w:t>
            </w:r>
            <w:r>
              <w:rPr>
                <w:rFonts w:hint="eastAsia" w:asciiTheme="minorHAnsi" w:hAnsiTheme="minorHAnsi" w:eastAsiaTheme="minorEastAsia" w:cstheme="minorBidi"/>
                <w:kern w:val="2"/>
                <w:sz w:val="24"/>
                <w:szCs w:val="24"/>
              </w:rPr>
              <w:t>投资家</w:t>
            </w:r>
          </w:p>
          <w:p>
            <w:pPr>
              <w:pStyle w:val="27"/>
              <w:spacing w:line="480" w:lineRule="exact"/>
              <w:ind w:firstLine="2880" w:firstLineChars="1200"/>
              <w:rPr>
                <w:rFonts w:ascii="Times New Roman" w:hAnsi="Times New Roman" w:eastAsia="宋体" w:cs="Times New Roman"/>
                <w:kern w:val="0"/>
                <w:sz w:val="20"/>
                <w:szCs w:val="20"/>
              </w:rPr>
            </w:pPr>
            <w:r>
              <w:rPr>
                <w:rFonts w:hint="eastAsia" w:asciiTheme="minorHAnsi" w:hAnsiTheme="minorHAnsi" w:eastAsiaTheme="minorEastAsia" w:cstheme="minorBidi"/>
                <w:color w:val="7030A0"/>
                <w:kern w:val="2"/>
                <w:sz w:val="24"/>
                <w:szCs w:val="24"/>
              </w:rPr>
              <w:t>·</w:t>
            </w:r>
            <w:r>
              <w:rPr>
                <w:rFonts w:hint="eastAsia" w:asciiTheme="minorHAnsi" w:hAnsiTheme="minorHAnsi" w:eastAsiaTheme="minorEastAsia" w:cstheme="minorBidi"/>
                <w:kern w:val="2"/>
                <w:sz w:val="24"/>
                <w:szCs w:val="24"/>
              </w:rPr>
              <w:t>企业家</w:t>
            </w:r>
          </w:p>
          <w:p>
            <w:pPr>
              <w:pStyle w:val="27"/>
              <w:spacing w:line="480" w:lineRule="exact"/>
              <w:ind w:firstLine="2880" w:firstLineChars="1200"/>
              <w:rPr>
                <w:rFonts w:ascii="Times New Roman" w:hAnsi="Times New Roman" w:eastAsia="宋体" w:cs="Times New Roman"/>
                <w:kern w:val="0"/>
                <w:sz w:val="20"/>
                <w:szCs w:val="20"/>
              </w:rPr>
            </w:pPr>
            <w:r>
              <w:rPr>
                <w:rFonts w:hint="eastAsia" w:asciiTheme="minorHAnsi" w:hAnsiTheme="minorHAnsi" w:eastAsiaTheme="minorEastAsia" w:cstheme="minorBidi"/>
                <w:color w:val="7030A0"/>
                <w:kern w:val="2"/>
                <w:sz w:val="24"/>
                <w:szCs w:val="24"/>
              </w:rPr>
              <w:t>·</w:t>
            </w:r>
            <w:r>
              <w:rPr>
                <w:rFonts w:hint="eastAsia" w:asciiTheme="minorHAnsi" w:hAnsiTheme="minorHAnsi" w:eastAsiaTheme="minorEastAsia" w:cstheme="minorBidi"/>
                <w:kern w:val="2"/>
                <w:sz w:val="24"/>
                <w:szCs w:val="24"/>
              </w:rPr>
              <w:t>事业单位领导</w:t>
            </w:r>
          </w:p>
          <w:p>
            <w:pPr>
              <w:pStyle w:val="27"/>
              <w:spacing w:line="480" w:lineRule="exact"/>
              <w:ind w:firstLine="2880" w:firstLineChars="1200"/>
              <w:rPr>
                <w:rFonts w:ascii="Times New Roman" w:hAnsi="Times New Roman" w:eastAsia="宋体" w:cs="Times New Roman"/>
                <w:b/>
                <w:bCs/>
                <w:kern w:val="0"/>
                <w:sz w:val="20"/>
                <w:szCs w:val="20"/>
              </w:rPr>
            </w:pPr>
            <w:r>
              <w:rPr>
                <w:rFonts w:hint="eastAsia" w:asciiTheme="minorHAnsi" w:hAnsiTheme="minorHAnsi" w:eastAsiaTheme="minorEastAsia" w:cstheme="minorBidi"/>
                <w:color w:val="7030A0"/>
                <w:kern w:val="2"/>
                <w:sz w:val="24"/>
                <w:szCs w:val="24"/>
              </w:rPr>
              <w:t>·</w:t>
            </w:r>
            <w:r>
              <w:rPr>
                <w:rFonts w:hint="eastAsia" w:asciiTheme="minorHAnsi" w:hAnsiTheme="minorHAnsi" w:eastAsiaTheme="minorEastAsia" w:cstheme="minorBidi"/>
                <w:kern w:val="2"/>
                <w:sz w:val="24"/>
                <w:szCs w:val="24"/>
              </w:rPr>
              <w:t>政府领导</w:t>
            </w:r>
            <w:commentRangeEnd w:id="26"/>
            <w:r>
              <w:rPr>
                <w:rStyle w:val="24"/>
                <w:rFonts w:asciiTheme="minorHAnsi" w:hAnsiTheme="minorHAnsi" w:eastAsiaTheme="minorEastAsia" w:cstheme="minorBidi"/>
                <w:kern w:val="2"/>
              </w:rPr>
              <w:commentReference w:id="2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4" w:hRule="atLeast"/>
        </w:trPr>
        <w:tc>
          <w:tcPr>
            <w:tcW w:w="8345"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推荐专业</w:t>
            </w:r>
            <w:r>
              <w:rPr>
                <w:rFonts w:ascii="Times New Roman" w:hAnsi="Times New Roman" w:eastAsia="宋体" w:cs="Times New Roman"/>
                <w:kern w:val="0"/>
                <w:sz w:val="24"/>
                <w:szCs w:val="24"/>
              </w:rPr>
              <w:t>及专业代码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6" w:hRule="atLeast"/>
        </w:trPr>
        <w:tc>
          <w:tcPr>
            <w:tcW w:w="8345" w:type="dxa"/>
          </w:tcPr>
          <w:p>
            <w:pPr>
              <w:pStyle w:val="27"/>
              <w:spacing w:line="480" w:lineRule="exact"/>
              <w:ind w:firstLine="2880" w:firstLineChars="1200"/>
              <w:rPr>
                <w:rFonts w:ascii="Times New Roman" w:hAnsi="Times New Roman" w:eastAsia="宋体" w:cs="Times New Roman"/>
                <w:kern w:val="0"/>
                <w:sz w:val="20"/>
                <w:szCs w:val="20"/>
              </w:rPr>
            </w:pPr>
            <w:commentRangeStart w:id="27"/>
            <w:r>
              <w:rPr>
                <w:rFonts w:hint="eastAsia" w:asciiTheme="minorHAnsi" w:hAnsiTheme="minorHAnsi" w:eastAsiaTheme="minorEastAsia" w:cstheme="minorBidi"/>
                <w:color w:val="7030A0"/>
                <w:kern w:val="2"/>
                <w:sz w:val="24"/>
                <w:szCs w:val="24"/>
              </w:rPr>
              <w:t>·</w:t>
            </w:r>
            <w:r>
              <w:rPr>
                <w:rFonts w:hint="eastAsia" w:asciiTheme="minorHAnsi" w:hAnsiTheme="minorHAnsi" w:eastAsiaTheme="minorEastAsia" w:cstheme="minorBidi"/>
                <w:kern w:val="2"/>
                <w:sz w:val="24"/>
                <w:szCs w:val="24"/>
              </w:rPr>
              <w:t>政治学、经济学与哲学</w:t>
            </w:r>
            <w:r>
              <w:rPr>
                <w:rFonts w:asciiTheme="minorHAnsi" w:hAnsiTheme="minorHAnsi" w:eastAsiaTheme="minorEastAsia" w:cstheme="minorBidi"/>
                <w:kern w:val="2"/>
                <w:sz w:val="24"/>
                <w:szCs w:val="24"/>
              </w:rPr>
              <w:t>（</w:t>
            </w:r>
            <w:r>
              <w:rPr>
                <w:rFonts w:hint="eastAsia" w:asciiTheme="minorHAnsi" w:hAnsiTheme="minorHAnsi" w:eastAsiaTheme="minorEastAsia" w:cstheme="minorBidi"/>
                <w:kern w:val="2"/>
                <w:sz w:val="24"/>
                <w:szCs w:val="24"/>
              </w:rPr>
              <w:t>030205T</w:t>
            </w:r>
            <w:r>
              <w:rPr>
                <w:rFonts w:asciiTheme="minorHAnsi" w:hAnsiTheme="minorHAnsi" w:eastAsiaTheme="minorEastAsia" w:cstheme="minorBidi"/>
                <w:kern w:val="2"/>
                <w:sz w:val="24"/>
                <w:szCs w:val="24"/>
              </w:rPr>
              <w:t>）</w:t>
            </w:r>
          </w:p>
          <w:p>
            <w:pPr>
              <w:pStyle w:val="27"/>
              <w:spacing w:line="480" w:lineRule="exact"/>
              <w:ind w:firstLine="2880" w:firstLineChars="1200"/>
              <w:rPr>
                <w:rFonts w:ascii="Times New Roman" w:hAnsi="Times New Roman" w:eastAsia="宋体" w:cs="Times New Roman"/>
                <w:kern w:val="0"/>
                <w:sz w:val="20"/>
                <w:szCs w:val="20"/>
              </w:rPr>
            </w:pPr>
            <w:r>
              <w:rPr>
                <w:rFonts w:hint="eastAsia" w:asciiTheme="minorHAnsi" w:hAnsiTheme="minorHAnsi" w:eastAsiaTheme="minorEastAsia" w:cstheme="minorBidi"/>
                <w:color w:val="7030A0"/>
                <w:kern w:val="2"/>
                <w:sz w:val="24"/>
                <w:szCs w:val="24"/>
              </w:rPr>
              <w:t>·</w:t>
            </w:r>
            <w:r>
              <w:rPr>
                <w:rFonts w:hint="eastAsia" w:asciiTheme="minorHAnsi" w:hAnsiTheme="minorHAnsi" w:eastAsiaTheme="minorEastAsia" w:cstheme="minorBidi"/>
                <w:kern w:val="2"/>
                <w:sz w:val="24"/>
                <w:szCs w:val="24"/>
              </w:rPr>
              <w:t>社会学</w:t>
            </w:r>
            <w:r>
              <w:rPr>
                <w:rFonts w:asciiTheme="minorHAnsi" w:hAnsiTheme="minorHAnsi" w:eastAsiaTheme="minorEastAsia" w:cstheme="minorBidi"/>
                <w:kern w:val="2"/>
                <w:sz w:val="24"/>
                <w:szCs w:val="24"/>
              </w:rPr>
              <w:t>（</w:t>
            </w:r>
            <w:r>
              <w:rPr>
                <w:rFonts w:hint="eastAsia" w:asciiTheme="minorHAnsi" w:hAnsiTheme="minorHAnsi" w:eastAsiaTheme="minorEastAsia" w:cstheme="minorBidi"/>
                <w:kern w:val="2"/>
                <w:sz w:val="24"/>
                <w:szCs w:val="24"/>
              </w:rPr>
              <w:t>030301</w:t>
            </w:r>
            <w:r>
              <w:rPr>
                <w:rFonts w:asciiTheme="minorHAnsi" w:hAnsiTheme="minorHAnsi" w:eastAsiaTheme="minorEastAsia" w:cstheme="minorBidi"/>
                <w:kern w:val="2"/>
                <w:sz w:val="24"/>
                <w:szCs w:val="24"/>
              </w:rPr>
              <w:t>）</w:t>
            </w:r>
          </w:p>
          <w:p>
            <w:pPr>
              <w:pStyle w:val="27"/>
              <w:spacing w:line="480" w:lineRule="exact"/>
              <w:ind w:firstLine="2880" w:firstLineChars="1200"/>
              <w:rPr>
                <w:rFonts w:ascii="Times New Roman" w:hAnsi="Times New Roman" w:eastAsia="宋体" w:cs="Times New Roman"/>
                <w:kern w:val="0"/>
                <w:sz w:val="20"/>
                <w:szCs w:val="20"/>
              </w:rPr>
            </w:pPr>
            <w:r>
              <w:rPr>
                <w:rFonts w:hint="eastAsia" w:asciiTheme="minorHAnsi" w:hAnsiTheme="minorHAnsi" w:eastAsiaTheme="minorEastAsia" w:cstheme="minorBidi"/>
                <w:color w:val="7030A0"/>
                <w:kern w:val="2"/>
                <w:sz w:val="24"/>
                <w:szCs w:val="24"/>
              </w:rPr>
              <w:t>·</w:t>
            </w:r>
            <w:r>
              <w:rPr>
                <w:rFonts w:hint="eastAsia" w:asciiTheme="minorHAnsi" w:hAnsiTheme="minorHAnsi" w:eastAsiaTheme="minorEastAsia" w:cstheme="minorBidi"/>
                <w:kern w:val="2"/>
                <w:sz w:val="24"/>
                <w:szCs w:val="24"/>
              </w:rPr>
              <w:t>投资学</w:t>
            </w:r>
            <w:r>
              <w:rPr>
                <w:rFonts w:asciiTheme="minorHAnsi" w:hAnsiTheme="minorHAnsi" w:eastAsiaTheme="minorEastAsia" w:cstheme="minorBidi"/>
                <w:kern w:val="2"/>
                <w:sz w:val="24"/>
                <w:szCs w:val="24"/>
              </w:rPr>
              <w:t>（</w:t>
            </w:r>
            <w:r>
              <w:rPr>
                <w:rFonts w:hint="eastAsia" w:asciiTheme="minorHAnsi" w:hAnsiTheme="minorHAnsi" w:eastAsiaTheme="minorEastAsia" w:cstheme="minorBidi"/>
                <w:kern w:val="2"/>
                <w:sz w:val="24"/>
                <w:szCs w:val="24"/>
              </w:rPr>
              <w:t>020304</w:t>
            </w:r>
            <w:r>
              <w:rPr>
                <w:rFonts w:asciiTheme="minorHAnsi" w:hAnsiTheme="minorHAnsi" w:eastAsiaTheme="minorEastAsia" w:cstheme="minorBidi"/>
                <w:kern w:val="2"/>
                <w:sz w:val="24"/>
                <w:szCs w:val="24"/>
              </w:rPr>
              <w:t>）</w:t>
            </w:r>
          </w:p>
          <w:p>
            <w:pPr>
              <w:pStyle w:val="27"/>
              <w:spacing w:line="480" w:lineRule="exact"/>
              <w:ind w:firstLine="2880" w:firstLineChars="1200"/>
              <w:rPr>
                <w:rFonts w:ascii="Times New Roman" w:hAnsi="Times New Roman" w:eastAsia="宋体" w:cs="Times New Roman"/>
                <w:kern w:val="0"/>
                <w:sz w:val="20"/>
                <w:szCs w:val="20"/>
              </w:rPr>
            </w:pPr>
            <w:r>
              <w:rPr>
                <w:rFonts w:hint="eastAsia" w:asciiTheme="minorHAnsi" w:hAnsiTheme="minorHAnsi" w:eastAsiaTheme="minorEastAsia" w:cstheme="minorBidi"/>
                <w:color w:val="7030A0"/>
                <w:kern w:val="2"/>
                <w:sz w:val="24"/>
                <w:szCs w:val="24"/>
              </w:rPr>
              <w:t>·</w:t>
            </w:r>
            <w:r>
              <w:rPr>
                <w:rFonts w:hint="eastAsia" w:asciiTheme="minorHAnsi" w:hAnsiTheme="minorHAnsi" w:eastAsiaTheme="minorEastAsia" w:cstheme="minorBidi"/>
                <w:kern w:val="2"/>
                <w:sz w:val="24"/>
                <w:szCs w:val="24"/>
              </w:rPr>
              <w:t>经济与金融</w:t>
            </w:r>
            <w:r>
              <w:rPr>
                <w:rFonts w:asciiTheme="minorHAnsi" w:hAnsiTheme="minorHAnsi" w:eastAsiaTheme="minorEastAsia" w:cstheme="minorBidi"/>
                <w:kern w:val="2"/>
                <w:sz w:val="24"/>
                <w:szCs w:val="24"/>
              </w:rPr>
              <w:t>（</w:t>
            </w:r>
            <w:r>
              <w:rPr>
                <w:rFonts w:hint="eastAsia" w:asciiTheme="minorHAnsi" w:hAnsiTheme="minorHAnsi" w:eastAsiaTheme="minorEastAsia" w:cstheme="minorBidi"/>
                <w:kern w:val="2"/>
                <w:sz w:val="24"/>
                <w:szCs w:val="24"/>
              </w:rPr>
              <w:t>020307T</w:t>
            </w:r>
            <w:r>
              <w:rPr>
                <w:rFonts w:asciiTheme="minorHAnsi" w:hAnsiTheme="minorHAnsi" w:eastAsiaTheme="minorEastAsia" w:cstheme="minorBidi"/>
                <w:kern w:val="2"/>
                <w:sz w:val="24"/>
                <w:szCs w:val="24"/>
              </w:rPr>
              <w:t>）</w:t>
            </w:r>
          </w:p>
          <w:p>
            <w:pPr>
              <w:pStyle w:val="27"/>
              <w:spacing w:line="480" w:lineRule="exact"/>
              <w:ind w:firstLine="2880" w:firstLineChars="1200"/>
              <w:rPr>
                <w:rFonts w:ascii="Times New Roman" w:hAnsi="Times New Roman" w:eastAsia="宋体" w:cs="Times New Roman"/>
                <w:b/>
                <w:bCs/>
                <w:kern w:val="0"/>
                <w:sz w:val="20"/>
                <w:szCs w:val="20"/>
              </w:rPr>
            </w:pPr>
            <w:r>
              <w:rPr>
                <w:rFonts w:hint="eastAsia" w:asciiTheme="minorHAnsi" w:hAnsiTheme="minorHAnsi" w:eastAsiaTheme="minorEastAsia" w:cstheme="minorBidi"/>
                <w:color w:val="7030A0"/>
                <w:kern w:val="2"/>
                <w:sz w:val="24"/>
                <w:szCs w:val="24"/>
              </w:rPr>
              <w:t>·</w:t>
            </w:r>
            <w:r>
              <w:rPr>
                <w:rFonts w:hint="eastAsia" w:asciiTheme="minorHAnsi" w:hAnsiTheme="minorHAnsi" w:eastAsiaTheme="minorEastAsia" w:cstheme="minorBidi"/>
                <w:kern w:val="2"/>
                <w:sz w:val="24"/>
                <w:szCs w:val="24"/>
              </w:rPr>
              <w:t>政治学与行政学</w:t>
            </w:r>
            <w:commentRangeEnd w:id="27"/>
            <w:r>
              <w:rPr>
                <w:rStyle w:val="24"/>
                <w:rFonts w:asciiTheme="minorHAnsi" w:hAnsiTheme="minorHAnsi" w:eastAsiaTheme="minorEastAsia" w:cstheme="minorBidi"/>
                <w:kern w:val="2"/>
              </w:rPr>
              <w:commentReference w:id="27"/>
            </w:r>
            <w:r>
              <w:rPr>
                <w:rFonts w:asciiTheme="minorHAnsi" w:hAnsiTheme="minorHAnsi" w:eastAsiaTheme="minorEastAsia" w:cstheme="minorBidi"/>
                <w:kern w:val="2"/>
                <w:sz w:val="24"/>
                <w:szCs w:val="24"/>
              </w:rPr>
              <w:t>（</w:t>
            </w:r>
            <w:r>
              <w:rPr>
                <w:rFonts w:hint="eastAsia" w:asciiTheme="minorHAnsi" w:hAnsiTheme="minorHAnsi" w:eastAsiaTheme="minorEastAsia" w:cstheme="minorBidi"/>
                <w:kern w:val="2"/>
                <w:sz w:val="24"/>
                <w:szCs w:val="24"/>
              </w:rPr>
              <w:t>030201</w:t>
            </w:r>
            <w:r>
              <w:rPr>
                <w:rFonts w:asciiTheme="minorHAnsi" w:hAnsiTheme="minorHAnsi" w:eastAsiaTheme="minorEastAsia" w:cstheme="minorBidi"/>
                <w:kern w:val="2"/>
                <w:sz w:val="24"/>
                <w:szCs w:val="24"/>
              </w:rPr>
              <w:t>）</w:t>
            </w:r>
          </w:p>
        </w:tc>
      </w:tr>
    </w:tbl>
    <w:p>
      <w:pPr>
        <w:pStyle w:val="21"/>
      </w:pPr>
      <w:bookmarkStart w:id="24" w:name="_Toc498603038"/>
    </w:p>
    <w:p>
      <w:pPr>
        <w:widowControl/>
        <w:jc w:val="left"/>
        <w:rPr>
          <w:rFonts w:eastAsia="黑体" w:asciiTheme="majorHAnsi" w:hAnsiTheme="majorHAnsi" w:cstheme="majorBidi"/>
          <w:b/>
          <w:bCs/>
          <w:sz w:val="28"/>
          <w:szCs w:val="32"/>
        </w:rPr>
      </w:pPr>
      <w:r>
        <w:br w:type="page"/>
      </w:r>
    </w:p>
    <w:p>
      <w:pPr>
        <w:pStyle w:val="21"/>
      </w:pPr>
      <w:bookmarkStart w:id="25" w:name="_Toc29146"/>
      <w:r>
        <w:rPr>
          <w:rFonts w:hint="eastAsia"/>
        </w:rPr>
        <w:t>4.2.1最佳职业深度剖析</w:t>
      </w:r>
      <w:bookmarkEnd w:id="24"/>
      <w:bookmarkEnd w:id="25"/>
    </w:p>
    <w:p>
      <w:pPr>
        <w:pStyle w:val="27"/>
        <w:spacing w:line="480" w:lineRule="exact"/>
        <w:ind w:left="480" w:firstLine="0" w:firstLineChars="0"/>
        <w:rPr>
          <w:rFonts w:ascii="Times New Roman" w:hAnsi="Times New Roman" w:eastAsia="黑体" w:cs="Times New Roman"/>
        </w:rPr>
      </w:pPr>
      <w:r>
        <w:rPr>
          <w:rFonts w:hint="eastAsia" w:ascii="Times New Roman" w:hAnsi="Times New Roman" w:eastAsia="黑体" w:cs="Times New Roman"/>
        </w:rPr>
        <w:t>（1）核心人格结果评估</w:t>
      </w:r>
    </w:p>
    <w:p>
      <w:pPr>
        <w:spacing w:line="480" w:lineRule="exact"/>
        <w:ind w:firstLine="480" w:firstLineChars="200"/>
      </w:pPr>
      <w:r>
        <w:t>在下表中</w:t>
      </w:r>
      <w:r>
        <w:rPr>
          <w:rFonts w:hint="eastAsia"/>
        </w:rPr>
        <w:t>人格</w:t>
      </w:r>
      <w:r>
        <w:t>水平值是测试个体在各项</w:t>
      </w:r>
      <w:r>
        <w:rPr>
          <w:rFonts w:hint="eastAsia"/>
        </w:rPr>
        <w:t>人格维度</w:t>
      </w:r>
      <w:r>
        <w:t>中的水平大小；</w:t>
      </w:r>
      <w:r>
        <w:rPr>
          <w:rFonts w:hint="eastAsia"/>
        </w:rPr>
        <w:t>常模</w:t>
      </w:r>
      <w:r>
        <w:t>范围是群体中大多数人在该项</w:t>
      </w:r>
      <w:r>
        <w:rPr>
          <w:rFonts w:hint="eastAsia"/>
        </w:rPr>
        <w:t>人格维度上</w:t>
      </w:r>
      <w:r>
        <w:t>的水平范围</w:t>
      </w:r>
      <w:del w:id="45" w:author="HUANGBin" w:date="2018-02-09T11:41:26Z">
        <w:bookmarkStart w:id="45" w:name="_GoBack"/>
        <w:bookmarkEnd w:id="45"/>
        <w:r>
          <w:rPr/>
          <w:delText>；出众百分</w:delText>
        </w:r>
      </w:del>
      <w:del w:id="46" w:author="HUANGBin" w:date="2018-02-09T11:41:26Z">
        <w:r>
          <w:rPr>
            <w:rFonts w:hint="eastAsia"/>
          </w:rPr>
          <w:delText>数</w:delText>
        </w:r>
      </w:del>
      <w:del w:id="47" w:author="HUANGBin" w:date="2018-02-09T11:41:26Z">
        <w:r>
          <w:rPr/>
          <w:delText>是与同类型群体相比在该项潜能上的</w:delText>
        </w:r>
      </w:del>
      <w:del w:id="48" w:author="HUANGBin" w:date="2018-02-09T11:41:26Z">
        <w:r>
          <w:rPr>
            <w:rFonts w:hint="eastAsia"/>
          </w:rPr>
          <w:delText>优势</w:delText>
        </w:r>
      </w:del>
      <w:del w:id="49" w:author="HUANGBin" w:date="2018-02-09T11:41:26Z">
        <w:r>
          <w:rPr/>
          <w:delText>程度</w:delText>
        </w:r>
      </w:del>
      <w:r>
        <w:t>。</w:t>
      </w:r>
    </w:p>
    <w:p>
      <w:pPr>
        <w:spacing w:after="156" w:afterLines="50" w:line="480" w:lineRule="exact"/>
        <w:jc w:val="center"/>
        <w:rPr>
          <w:rFonts w:ascii="Times New Roman" w:hAnsi="Times New Roman" w:cs="Times New Roman"/>
          <w:sz w:val="21"/>
          <w:szCs w:val="22"/>
        </w:rPr>
      </w:pPr>
      <w:commentRangeStart w:id="28"/>
      <w:r>
        <w:rPr>
          <w:rFonts w:hint="eastAsia" w:ascii="黑体" w:hAnsi="黑体" w:eastAsia="黑体"/>
        </w:rPr>
        <w:t>组织管理型</w:t>
      </w:r>
      <w:commentRangeEnd w:id="28"/>
      <w:r>
        <w:rPr>
          <w:rStyle w:val="24"/>
        </w:rPr>
        <w:commentReference w:id="28"/>
      </w:r>
      <w:r>
        <w:rPr>
          <w:rFonts w:hint="eastAsia" w:ascii="黑体" w:hAnsi="黑体" w:eastAsia="黑体"/>
        </w:rPr>
        <w:t>职业核心人格</w:t>
      </w:r>
      <w:r>
        <w:rPr>
          <w:rFonts w:ascii="黑体" w:hAnsi="黑体" w:eastAsia="黑体"/>
        </w:rPr>
        <w:t>评估详细结果</w:t>
      </w:r>
    </w:p>
    <w:tbl>
      <w:tblPr>
        <w:tblStyle w:val="26"/>
        <w:tblW w:w="82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830"/>
        <w:gridCol w:w="1418"/>
        <w:gridCol w:w="738"/>
        <w:gridCol w:w="738"/>
        <w:gridCol w:w="738"/>
        <w:gridCol w:w="737"/>
        <w:gridCol w:w="663"/>
        <w:gridCol w:w="798"/>
        <w:tblGridChange w:id="50">
          <w:tblGrid>
            <w:gridCol w:w="1575"/>
            <w:gridCol w:w="830"/>
            <w:gridCol w:w="1418"/>
            <w:gridCol w:w="738"/>
            <w:gridCol w:w="738"/>
            <w:gridCol w:w="738"/>
            <w:gridCol w:w="737"/>
            <w:gridCol w:w="656"/>
            <w:gridCol w:w="7"/>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98" w:type="dxa"/>
          <w:trHeight w:val="262" w:hRule="atLeast"/>
        </w:trPr>
        <w:tc>
          <w:tcPr>
            <w:tcW w:w="1575"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核心</w:t>
            </w:r>
          </w:p>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人格</w:t>
            </w:r>
          </w:p>
        </w:tc>
        <w:tc>
          <w:tcPr>
            <w:tcW w:w="830"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人格</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水平值</w:t>
            </w:r>
          </w:p>
        </w:tc>
        <w:tc>
          <w:tcPr>
            <w:tcW w:w="141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常模</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范围</w:t>
            </w:r>
          </w:p>
        </w:tc>
        <w:tc>
          <w:tcPr>
            <w:tcW w:w="73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非常低</w:t>
            </w:r>
          </w:p>
        </w:tc>
        <w:tc>
          <w:tcPr>
            <w:tcW w:w="73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比较低</w:t>
            </w:r>
          </w:p>
        </w:tc>
        <w:tc>
          <w:tcPr>
            <w:tcW w:w="73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一般</w:t>
            </w:r>
          </w:p>
        </w:tc>
        <w:tc>
          <w:tcPr>
            <w:tcW w:w="737"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比较</w:t>
            </w:r>
            <w:r>
              <w:rPr>
                <w:rFonts w:hint="eastAsia" w:ascii="黑体" w:hAnsi="黑体" w:eastAsia="黑体" w:cs="Times New Roman"/>
                <w:kern w:val="0"/>
                <w:sz w:val="20"/>
                <w:szCs w:val="20"/>
              </w:rPr>
              <w:t>高</w:t>
            </w:r>
          </w:p>
        </w:tc>
        <w:tc>
          <w:tcPr>
            <w:tcW w:w="663"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非常</w:t>
            </w:r>
            <w:r>
              <w:rPr>
                <w:rFonts w:hint="eastAsia" w:ascii="黑体" w:hAnsi="黑体" w:eastAsia="黑体" w:cs="Times New Roman"/>
                <w:kern w:val="0"/>
                <w:sz w:val="20"/>
                <w:szCs w:val="2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51" w:author="HUANGBin" w:date="2018-02-09T11:41:04Z">
            <w:tblPrEx>
              <w:tblW w:w="74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863" w:hRule="atLeast"/>
          <w:trPrChange w:id="51" w:author="HUANGBin" w:date="2018-02-09T11:41:04Z">
            <w:trPr>
              <w:gridAfter w:val="1"/>
              <w:wAfter w:w="7" w:type="dxa"/>
              <w:trHeight w:val="863" w:hRule="atLeast"/>
            </w:trPr>
          </w:trPrChange>
        </w:trPr>
        <w:tc>
          <w:tcPr>
            <w:tcW w:w="1575" w:type="dxa"/>
            <w:vAlign w:val="center"/>
            <w:tcPrChange w:id="52" w:author="HUANGBin" w:date="2018-02-09T11:41:04Z">
              <w:tcPr>
                <w:tcW w:w="1575" w:type="dxa"/>
                <w:vAlign w:val="center"/>
              </w:tcPr>
            </w:tcPrChange>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健谈</w:t>
            </w:r>
          </w:p>
        </w:tc>
        <w:tc>
          <w:tcPr>
            <w:tcW w:w="830" w:type="dxa"/>
            <w:vAlign w:val="center"/>
            <w:tcPrChange w:id="53" w:author="HUANGBin" w:date="2018-02-09T11:41:04Z">
              <w:tcPr>
                <w:tcW w:w="830" w:type="dxa"/>
                <w:vAlign w:val="center"/>
              </w:tcPr>
            </w:tcPrChange>
          </w:tcPr>
          <w:p>
            <w:pPr>
              <w:spacing w:line="400" w:lineRule="exact"/>
              <w:jc w:val="center"/>
              <w:rPr>
                <w:rFonts w:hint="eastAsia" w:ascii="Times New Roman" w:hAnsi="Times New Roman" w:eastAsia="宋体" w:cs="Times New Roman"/>
                <w:kern w:val="0"/>
                <w:sz w:val="20"/>
                <w:szCs w:val="20"/>
                <w:lang w:val="en-US" w:eastAsia="zh-CN"/>
              </w:rPr>
            </w:pPr>
            <w:ins w:id="54" w:author="HUANGBin" w:date="2018-01-23T16:18:28Z">
              <w:r>
                <w:rPr>
                  <w:rFonts w:hint="eastAsia" w:ascii="Times New Roman" w:hAnsi="Times New Roman" w:eastAsia="宋体" w:cs="Times New Roman"/>
                  <w:kern w:val="0"/>
                  <w:sz w:val="20"/>
                  <w:szCs w:val="20"/>
                  <w:lang w:val="en-US" w:eastAsia="zh-CN"/>
                </w:rPr>
                <w:t>5</w:t>
              </w:r>
            </w:ins>
          </w:p>
        </w:tc>
        <w:tc>
          <w:tcPr>
            <w:tcW w:w="1418" w:type="dxa"/>
            <w:vAlign w:val="center"/>
            <w:tcPrChange w:id="55" w:author="HUANGBin" w:date="2018-02-09T11:41:04Z">
              <w:tcPr>
                <w:tcW w:w="1418" w:type="dxa"/>
                <w:vAlign w:val="center"/>
              </w:tcPr>
            </w:tcPrChange>
          </w:tcPr>
          <w:p>
            <w:pPr>
              <w:spacing w:line="400" w:lineRule="exact"/>
              <w:jc w:val="center"/>
              <w:rPr>
                <w:rFonts w:hint="eastAsia" w:ascii="Times New Roman" w:hAnsi="Times New Roman" w:eastAsia="宋体" w:cs="Times New Roman"/>
                <w:kern w:val="0"/>
                <w:sz w:val="20"/>
                <w:szCs w:val="20"/>
                <w:lang w:val="en-US" w:eastAsia="zh-CN"/>
              </w:rPr>
            </w:pPr>
            <w:ins w:id="56" w:author="HUANGBin" w:date="2018-01-23T16:18:36Z">
              <w:r>
                <w:rPr>
                  <w:rFonts w:hint="eastAsia" w:ascii="Times New Roman" w:hAnsi="Times New Roman" w:eastAsia="宋体" w:cs="Times New Roman"/>
                  <w:kern w:val="0"/>
                  <w:sz w:val="20"/>
                  <w:szCs w:val="20"/>
                  <w:lang w:val="en-US" w:eastAsia="zh-CN"/>
                </w:rPr>
                <w:t>2.</w:t>
              </w:r>
            </w:ins>
            <w:ins w:id="57" w:author="HUANGBin" w:date="2018-01-23T16:18:37Z">
              <w:r>
                <w:rPr>
                  <w:rFonts w:hint="eastAsia" w:ascii="Times New Roman" w:hAnsi="Times New Roman" w:eastAsia="宋体" w:cs="Times New Roman"/>
                  <w:kern w:val="0"/>
                  <w:sz w:val="20"/>
                  <w:szCs w:val="20"/>
                  <w:lang w:val="en-US" w:eastAsia="zh-CN"/>
                </w:rPr>
                <w:t>3</w:t>
              </w:r>
            </w:ins>
            <w:ins w:id="58" w:author="HUANGBin" w:date="2018-01-23T16:18:38Z">
              <w:r>
                <w:rPr>
                  <w:rFonts w:hint="eastAsia" w:ascii="Times New Roman" w:hAnsi="Times New Roman" w:eastAsia="宋体" w:cs="Times New Roman"/>
                  <w:kern w:val="0"/>
                  <w:sz w:val="20"/>
                  <w:szCs w:val="20"/>
                  <w:lang w:val="en-US" w:eastAsia="zh-CN"/>
                </w:rPr>
                <w:t>-</w:t>
              </w:r>
            </w:ins>
            <w:ins w:id="59" w:author="HUANGBin" w:date="2018-01-23T16:18:39Z">
              <w:r>
                <w:rPr>
                  <w:rFonts w:hint="eastAsia" w:ascii="Times New Roman" w:hAnsi="Times New Roman" w:eastAsia="宋体" w:cs="Times New Roman"/>
                  <w:kern w:val="0"/>
                  <w:sz w:val="20"/>
                  <w:szCs w:val="20"/>
                  <w:lang w:val="en-US" w:eastAsia="zh-CN"/>
                </w:rPr>
                <w:t>3</w:t>
              </w:r>
            </w:ins>
            <w:ins w:id="60" w:author="HUANGBin" w:date="2018-01-23T16:18:40Z">
              <w:r>
                <w:rPr>
                  <w:rFonts w:hint="eastAsia" w:ascii="Times New Roman" w:hAnsi="Times New Roman" w:eastAsia="宋体" w:cs="Times New Roman"/>
                  <w:kern w:val="0"/>
                  <w:sz w:val="20"/>
                  <w:szCs w:val="20"/>
                  <w:lang w:val="en-US" w:eastAsia="zh-CN"/>
                </w:rPr>
                <w:t>.4</w:t>
              </w:r>
            </w:ins>
          </w:p>
        </w:tc>
        <w:tc>
          <w:tcPr>
            <w:tcW w:w="4412" w:type="dxa"/>
            <w:gridSpan w:val="6"/>
            <w:vAlign w:val="center"/>
            <w:tcPrChange w:id="61" w:author="HUANGBin" w:date="2018-02-09T11:41:04Z">
              <w:tcPr>
                <w:tcW w:w="3607" w:type="dxa"/>
                <w:gridSpan w:val="5"/>
                <w:vAlign w:val="center"/>
              </w:tcPr>
            </w:tcPrChange>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699200" behindDoc="0" locked="0" layoutInCell="1" allowOverlap="1">
                      <wp:simplePos x="0" y="0"/>
                      <wp:positionH relativeFrom="column">
                        <wp:posOffset>-41910</wp:posOffset>
                      </wp:positionH>
                      <wp:positionV relativeFrom="paragraph">
                        <wp:posOffset>137160</wp:posOffset>
                      </wp:positionV>
                      <wp:extent cx="2166620" cy="127000"/>
                      <wp:effectExtent l="6350" t="6350" r="17780" b="19050"/>
                      <wp:wrapNone/>
                      <wp:docPr id="24" name="矩形 24"/>
                      <wp:cNvGraphicFramePr/>
                      <a:graphic xmlns:a="http://schemas.openxmlformats.org/drawingml/2006/main">
                        <a:graphicData uri="http://schemas.microsoft.com/office/word/2010/wordprocessingShape">
                          <wps:wsp>
                            <wps:cNvSpPr/>
                            <wps:spPr>
                              <a:xfrm>
                                <a:off x="0" y="0"/>
                                <a:ext cx="2167151" cy="129384"/>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10.8pt;height:10pt;width:170.6pt;z-index:251699200;v-text-anchor:middle;mso-width-relative:page;mso-height-relative:page;" fillcolor="#9DC3E6 [1940]" filled="t" stroked="t" coordsize="21600,21600" o:gfxdata="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tNoyetcAAAAIAQAADwAAAAAAAAABACAAAAAiAAAA&#10;ZHJzL2Rvd25yZXYueG1sUEsBAhQAFAAAAAgAh07iQDjh8pB6AgAAAgUAAA4AAAAAAAAAAQAgAAAA&#10;JgEAAGRycy9lMm9Eb2MueG1sUEsFBgAAAAAGAAYAWQEAABIGA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2" w:author="HUANGBin" w:date="2018-02-09T11:41:04Z">
            <w:tblPrEx>
              <w:tblW w:w="74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863" w:hRule="atLeast"/>
          <w:trPrChange w:id="62" w:author="HUANGBin" w:date="2018-02-09T11:41:04Z">
            <w:trPr>
              <w:gridAfter w:val="1"/>
              <w:wAfter w:w="7" w:type="dxa"/>
              <w:trHeight w:val="863" w:hRule="atLeast"/>
            </w:trPr>
          </w:trPrChange>
        </w:trPr>
        <w:tc>
          <w:tcPr>
            <w:tcW w:w="1575" w:type="dxa"/>
            <w:vAlign w:val="center"/>
            <w:tcPrChange w:id="63" w:author="HUANGBin" w:date="2018-02-09T11:41:04Z">
              <w:tcPr>
                <w:tcW w:w="1575" w:type="dxa"/>
                <w:vAlign w:val="center"/>
              </w:tcPr>
            </w:tcPrChange>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理念</w:t>
            </w:r>
          </w:p>
        </w:tc>
        <w:tc>
          <w:tcPr>
            <w:tcW w:w="830" w:type="dxa"/>
            <w:vAlign w:val="center"/>
            <w:tcPrChange w:id="64" w:author="HUANGBin" w:date="2018-02-09T11:41:04Z">
              <w:tcPr>
                <w:tcW w:w="830" w:type="dxa"/>
                <w:vAlign w:val="center"/>
              </w:tcPr>
            </w:tcPrChange>
          </w:tcPr>
          <w:p>
            <w:pPr>
              <w:spacing w:line="400" w:lineRule="exact"/>
              <w:jc w:val="center"/>
              <w:rPr>
                <w:rFonts w:ascii="Times New Roman" w:hAnsi="Times New Roman" w:eastAsia="宋体" w:cs="Times New Roman"/>
                <w:kern w:val="0"/>
                <w:sz w:val="20"/>
                <w:szCs w:val="20"/>
              </w:rPr>
            </w:pPr>
          </w:p>
        </w:tc>
        <w:tc>
          <w:tcPr>
            <w:tcW w:w="1418" w:type="dxa"/>
            <w:vAlign w:val="center"/>
            <w:tcPrChange w:id="65" w:author="HUANGBin" w:date="2018-02-09T11:41:04Z">
              <w:tcPr>
                <w:tcW w:w="1418" w:type="dxa"/>
                <w:vAlign w:val="center"/>
              </w:tcPr>
            </w:tcPrChange>
          </w:tcPr>
          <w:p>
            <w:pPr>
              <w:spacing w:line="400" w:lineRule="exact"/>
              <w:jc w:val="center"/>
              <w:rPr>
                <w:rFonts w:ascii="Times New Roman" w:hAnsi="Times New Roman" w:eastAsia="宋体" w:cs="Times New Roman"/>
                <w:kern w:val="0"/>
                <w:sz w:val="20"/>
                <w:szCs w:val="20"/>
              </w:rPr>
            </w:pPr>
          </w:p>
        </w:tc>
        <w:tc>
          <w:tcPr>
            <w:tcW w:w="4412" w:type="dxa"/>
            <w:gridSpan w:val="6"/>
            <w:vAlign w:val="center"/>
            <w:tcPrChange w:id="66" w:author="HUANGBin" w:date="2018-02-09T11:41:04Z">
              <w:tcPr>
                <w:tcW w:w="3607" w:type="dxa"/>
                <w:gridSpan w:val="5"/>
                <w:vAlign w:val="center"/>
              </w:tcPr>
            </w:tcPrChange>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00224" behindDoc="0" locked="0" layoutInCell="1" allowOverlap="1">
                      <wp:simplePos x="0" y="0"/>
                      <wp:positionH relativeFrom="column">
                        <wp:posOffset>-41910</wp:posOffset>
                      </wp:positionH>
                      <wp:positionV relativeFrom="paragraph">
                        <wp:posOffset>84455</wp:posOffset>
                      </wp:positionV>
                      <wp:extent cx="1709420" cy="153035"/>
                      <wp:effectExtent l="6350" t="6350" r="17780" b="12065"/>
                      <wp:wrapNone/>
                      <wp:docPr id="27" name="矩形 27"/>
                      <wp:cNvGraphicFramePr/>
                      <a:graphic xmlns:a="http://schemas.openxmlformats.org/drawingml/2006/main">
                        <a:graphicData uri="http://schemas.microsoft.com/office/word/2010/wordprocessingShape">
                          <wps:wsp>
                            <wps:cNvSpPr/>
                            <wps:spPr>
                              <a:xfrm>
                                <a:off x="0" y="0"/>
                                <a:ext cx="1709951" cy="15322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6.65pt;height:12.05pt;width:134.6pt;z-index:251700224;v-text-anchor:middle;mso-width-relative:page;mso-height-relative:page;" fillcolor="#92D050" filled="t" stroked="t" coordsize="21600,21600" o:gfxdata="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13Ug9YAAAAIAQAADwAAAAAAAAABACAAAAAiAAAAZHJzL2Rvd25yZXYueG1sUEsB&#10;AhQAFAAAAAgAh07iQCLUPGNpAgAAyQQAAA4AAAAAAAAAAQAgAAAAJQEAAGRycy9lMm9Eb2MueG1s&#10;UEsFBgAAAAAGAAYAWQEAAAAGA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7" w:author="HUANGBin" w:date="2018-02-09T11:41:04Z">
            <w:tblPrEx>
              <w:tblW w:w="74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926" w:hRule="atLeast"/>
          <w:trPrChange w:id="67" w:author="HUANGBin" w:date="2018-02-09T11:41:04Z">
            <w:trPr>
              <w:gridAfter w:val="1"/>
              <w:wAfter w:w="7" w:type="dxa"/>
              <w:trHeight w:val="926" w:hRule="atLeast"/>
            </w:trPr>
          </w:trPrChange>
        </w:trPr>
        <w:tc>
          <w:tcPr>
            <w:tcW w:w="1575" w:type="dxa"/>
            <w:vAlign w:val="center"/>
            <w:tcPrChange w:id="68" w:author="HUANGBin" w:date="2018-02-09T11:41:04Z">
              <w:tcPr>
                <w:tcW w:w="1575" w:type="dxa"/>
                <w:vAlign w:val="center"/>
              </w:tcPr>
            </w:tcPrChange>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坚定</w:t>
            </w:r>
          </w:p>
        </w:tc>
        <w:tc>
          <w:tcPr>
            <w:tcW w:w="830" w:type="dxa"/>
            <w:vAlign w:val="center"/>
            <w:tcPrChange w:id="69" w:author="HUANGBin" w:date="2018-02-09T11:41:04Z">
              <w:tcPr>
                <w:tcW w:w="830" w:type="dxa"/>
                <w:vAlign w:val="center"/>
              </w:tcPr>
            </w:tcPrChange>
          </w:tcPr>
          <w:p>
            <w:pPr>
              <w:spacing w:line="400" w:lineRule="exact"/>
              <w:jc w:val="center"/>
              <w:rPr>
                <w:rFonts w:ascii="Times New Roman" w:hAnsi="Times New Roman" w:eastAsia="宋体" w:cs="Times New Roman"/>
                <w:kern w:val="0"/>
                <w:sz w:val="20"/>
                <w:szCs w:val="20"/>
              </w:rPr>
            </w:pPr>
          </w:p>
        </w:tc>
        <w:tc>
          <w:tcPr>
            <w:tcW w:w="1418" w:type="dxa"/>
            <w:vAlign w:val="center"/>
            <w:tcPrChange w:id="70" w:author="HUANGBin" w:date="2018-02-09T11:41:04Z">
              <w:tcPr>
                <w:tcW w:w="1418" w:type="dxa"/>
                <w:vAlign w:val="center"/>
              </w:tcPr>
            </w:tcPrChange>
          </w:tcPr>
          <w:p>
            <w:pPr>
              <w:spacing w:line="400" w:lineRule="exact"/>
              <w:jc w:val="center"/>
              <w:rPr>
                <w:rFonts w:ascii="Times New Roman" w:hAnsi="Times New Roman" w:eastAsia="宋体" w:cs="Times New Roman"/>
                <w:kern w:val="0"/>
                <w:sz w:val="20"/>
                <w:szCs w:val="20"/>
              </w:rPr>
            </w:pPr>
          </w:p>
        </w:tc>
        <w:tc>
          <w:tcPr>
            <w:tcW w:w="4412" w:type="dxa"/>
            <w:gridSpan w:val="6"/>
            <w:vAlign w:val="center"/>
            <w:tcPrChange w:id="71" w:author="HUANGBin" w:date="2018-02-09T11:41:04Z">
              <w:tcPr>
                <w:tcW w:w="3607" w:type="dxa"/>
                <w:gridSpan w:val="5"/>
                <w:vAlign w:val="center"/>
              </w:tcPr>
            </w:tcPrChange>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01248" behindDoc="0" locked="0" layoutInCell="1" allowOverlap="1">
                      <wp:simplePos x="0" y="0"/>
                      <wp:positionH relativeFrom="column">
                        <wp:posOffset>-41910</wp:posOffset>
                      </wp:positionH>
                      <wp:positionV relativeFrom="paragraph">
                        <wp:posOffset>93345</wp:posOffset>
                      </wp:positionV>
                      <wp:extent cx="1137920" cy="142240"/>
                      <wp:effectExtent l="6350" t="6350" r="17780" b="22860"/>
                      <wp:wrapNone/>
                      <wp:docPr id="33" name="矩形 33"/>
                      <wp:cNvGraphicFramePr/>
                      <a:graphic xmlns:a="http://schemas.openxmlformats.org/drawingml/2006/main">
                        <a:graphicData uri="http://schemas.microsoft.com/office/word/2010/wordprocessingShape">
                          <wps:wsp>
                            <wps:cNvSpPr/>
                            <wps:spPr>
                              <a:xfrm>
                                <a:off x="0" y="0"/>
                                <a:ext cx="1137920" cy="14224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7.35pt;height:11.2pt;width:89.6pt;z-index:251701248;v-text-anchor:middle;mso-width-relative:page;mso-height-relative:page;" fillcolor="#FFC000" filled="t" stroked="t" coordsize="21600,21600" o:gfxdata="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jRRQudYAAAAIAQAADwAAAAAAAAABACAAAAAiAAAAZHJzL2Rvd25yZXYueG1sUEsBAhQA&#10;FAAAAAgAh07iQEckfiNmAgAAyQQAAA4AAAAAAAAAAQAgAAAAJQEAAGRycy9lMm9Eb2MueG1sUEsF&#10;BgAAAAAGAAYAWQEAAP0FA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72" w:author="HUANGBin" w:date="2018-02-09T11:41:04Z">
            <w:tblPrEx>
              <w:tblW w:w="74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863" w:hRule="atLeast"/>
          <w:trPrChange w:id="72" w:author="HUANGBin" w:date="2018-02-09T11:41:04Z">
            <w:trPr>
              <w:gridAfter w:val="1"/>
              <w:wAfter w:w="7" w:type="dxa"/>
              <w:trHeight w:val="863" w:hRule="atLeast"/>
            </w:trPr>
          </w:trPrChange>
        </w:trPr>
        <w:tc>
          <w:tcPr>
            <w:tcW w:w="1575" w:type="dxa"/>
            <w:vAlign w:val="center"/>
            <w:tcPrChange w:id="73" w:author="HUANGBin" w:date="2018-02-09T11:41:04Z">
              <w:tcPr>
                <w:tcW w:w="1575" w:type="dxa"/>
                <w:vAlign w:val="center"/>
              </w:tcPr>
            </w:tcPrChange>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预先准备</w:t>
            </w:r>
          </w:p>
        </w:tc>
        <w:tc>
          <w:tcPr>
            <w:tcW w:w="830" w:type="dxa"/>
            <w:vAlign w:val="center"/>
            <w:tcPrChange w:id="74" w:author="HUANGBin" w:date="2018-02-09T11:41:04Z">
              <w:tcPr>
                <w:tcW w:w="830" w:type="dxa"/>
                <w:vAlign w:val="center"/>
              </w:tcPr>
            </w:tcPrChange>
          </w:tcPr>
          <w:p>
            <w:pPr>
              <w:spacing w:line="400" w:lineRule="exact"/>
              <w:jc w:val="center"/>
              <w:rPr>
                <w:rFonts w:ascii="Times New Roman" w:hAnsi="Times New Roman" w:eastAsia="宋体" w:cs="Times New Roman"/>
                <w:kern w:val="0"/>
                <w:sz w:val="20"/>
                <w:szCs w:val="20"/>
              </w:rPr>
            </w:pPr>
          </w:p>
        </w:tc>
        <w:tc>
          <w:tcPr>
            <w:tcW w:w="1418" w:type="dxa"/>
            <w:vAlign w:val="center"/>
            <w:tcPrChange w:id="75" w:author="HUANGBin" w:date="2018-02-09T11:41:04Z">
              <w:tcPr>
                <w:tcW w:w="1418" w:type="dxa"/>
                <w:vAlign w:val="center"/>
              </w:tcPr>
            </w:tcPrChange>
          </w:tcPr>
          <w:p>
            <w:pPr>
              <w:spacing w:line="400" w:lineRule="exact"/>
              <w:jc w:val="center"/>
              <w:rPr>
                <w:rFonts w:ascii="Times New Roman" w:hAnsi="Times New Roman" w:eastAsia="宋体" w:cs="Times New Roman"/>
                <w:kern w:val="0"/>
                <w:sz w:val="20"/>
                <w:szCs w:val="20"/>
              </w:rPr>
            </w:pPr>
          </w:p>
        </w:tc>
        <w:tc>
          <w:tcPr>
            <w:tcW w:w="4412" w:type="dxa"/>
            <w:gridSpan w:val="6"/>
            <w:vAlign w:val="center"/>
            <w:tcPrChange w:id="76" w:author="HUANGBin" w:date="2018-02-09T11:41:04Z">
              <w:tcPr>
                <w:tcW w:w="3607" w:type="dxa"/>
                <w:gridSpan w:val="5"/>
                <w:vAlign w:val="center"/>
              </w:tcPr>
            </w:tcPrChange>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02272" behindDoc="0" locked="0" layoutInCell="1" allowOverlap="1">
                      <wp:simplePos x="0" y="0"/>
                      <wp:positionH relativeFrom="column">
                        <wp:posOffset>-41910</wp:posOffset>
                      </wp:positionH>
                      <wp:positionV relativeFrom="paragraph">
                        <wp:posOffset>79375</wp:posOffset>
                      </wp:positionV>
                      <wp:extent cx="795020" cy="157480"/>
                      <wp:effectExtent l="6350" t="6350" r="17780" b="7620"/>
                      <wp:wrapNone/>
                      <wp:docPr id="34" name="矩形 34"/>
                      <wp:cNvGraphicFramePr/>
                      <a:graphic xmlns:a="http://schemas.openxmlformats.org/drawingml/2006/main">
                        <a:graphicData uri="http://schemas.microsoft.com/office/word/2010/wordprocessingShape">
                          <wps:wsp>
                            <wps:cNvSpPr/>
                            <wps:spPr>
                              <a:xfrm>
                                <a:off x="0" y="0"/>
                                <a:ext cx="795551" cy="15789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6.25pt;height:12.4pt;width:62.6pt;z-index:251702272;v-text-anchor:middle;mso-width-relative:page;mso-height-relative:page;" fillcolor="#FF0000" filled="t" stroked="t" coordsize="21600,21600" o:gfxdata="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kd4ULZAAAACAEAAA8AAAAAAAAAAQAgAAAAIgAAAGRycy9kb3ducmV2LnhtbFBLAQIU&#10;ABQAAAAIAIdO4kC7RO76ZAIAAMgEAAAOAAAAAAAAAAEAIAAAACgBAABkcnMvZTJvRG9jLnhtbFBL&#10;BQYAAAAABgAGAFkBAAD+BQ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77" w:author="HUANGBin" w:date="2018-02-09T11:41:04Z">
            <w:tblPrEx>
              <w:tblW w:w="74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863" w:hRule="atLeast"/>
          <w:trPrChange w:id="77" w:author="HUANGBin" w:date="2018-02-09T11:41:04Z">
            <w:trPr>
              <w:gridAfter w:val="1"/>
              <w:wAfter w:w="7" w:type="dxa"/>
              <w:trHeight w:val="863" w:hRule="atLeast"/>
            </w:trPr>
          </w:trPrChange>
        </w:trPr>
        <w:tc>
          <w:tcPr>
            <w:tcW w:w="1575" w:type="dxa"/>
            <w:vAlign w:val="center"/>
            <w:tcPrChange w:id="78" w:author="HUANGBin" w:date="2018-02-09T11:41:04Z">
              <w:tcPr>
                <w:tcW w:w="1575" w:type="dxa"/>
                <w:vAlign w:val="center"/>
              </w:tcPr>
            </w:tcPrChange>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有计划</w:t>
            </w:r>
          </w:p>
        </w:tc>
        <w:tc>
          <w:tcPr>
            <w:tcW w:w="830" w:type="dxa"/>
            <w:vAlign w:val="center"/>
            <w:tcPrChange w:id="79" w:author="HUANGBin" w:date="2018-02-09T11:41:04Z">
              <w:tcPr>
                <w:tcW w:w="830" w:type="dxa"/>
                <w:vAlign w:val="center"/>
              </w:tcPr>
            </w:tcPrChange>
          </w:tcPr>
          <w:p>
            <w:pPr>
              <w:spacing w:line="400" w:lineRule="exact"/>
              <w:jc w:val="center"/>
              <w:rPr>
                <w:rFonts w:ascii="Times New Roman" w:hAnsi="Times New Roman" w:eastAsia="宋体" w:cs="Times New Roman"/>
                <w:kern w:val="0"/>
                <w:sz w:val="20"/>
                <w:szCs w:val="20"/>
              </w:rPr>
            </w:pPr>
          </w:p>
        </w:tc>
        <w:tc>
          <w:tcPr>
            <w:tcW w:w="1418" w:type="dxa"/>
            <w:vAlign w:val="center"/>
            <w:tcPrChange w:id="80" w:author="HUANGBin" w:date="2018-02-09T11:41:04Z">
              <w:tcPr>
                <w:tcW w:w="1418" w:type="dxa"/>
                <w:vAlign w:val="center"/>
              </w:tcPr>
            </w:tcPrChange>
          </w:tcPr>
          <w:p>
            <w:pPr>
              <w:spacing w:line="400" w:lineRule="exact"/>
              <w:jc w:val="center"/>
              <w:rPr>
                <w:rFonts w:ascii="Times New Roman" w:hAnsi="Times New Roman" w:eastAsia="宋体" w:cs="Times New Roman"/>
                <w:kern w:val="0"/>
                <w:sz w:val="20"/>
                <w:szCs w:val="20"/>
              </w:rPr>
            </w:pPr>
          </w:p>
        </w:tc>
        <w:tc>
          <w:tcPr>
            <w:tcW w:w="4412" w:type="dxa"/>
            <w:gridSpan w:val="6"/>
            <w:vAlign w:val="center"/>
            <w:tcPrChange w:id="81" w:author="HUANGBin" w:date="2018-02-09T11:41:04Z">
              <w:tcPr>
                <w:tcW w:w="3607" w:type="dxa"/>
                <w:gridSpan w:val="5"/>
                <w:vAlign w:val="center"/>
              </w:tcPr>
            </w:tcPrChange>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03296" behindDoc="0" locked="0" layoutInCell="1" allowOverlap="1">
                      <wp:simplePos x="0" y="0"/>
                      <wp:positionH relativeFrom="column">
                        <wp:posOffset>-46990</wp:posOffset>
                      </wp:positionH>
                      <wp:positionV relativeFrom="paragraph">
                        <wp:posOffset>102235</wp:posOffset>
                      </wp:positionV>
                      <wp:extent cx="300990" cy="127635"/>
                      <wp:effectExtent l="6350" t="6350" r="16510" b="18415"/>
                      <wp:wrapNone/>
                      <wp:docPr id="37" name="矩形 37"/>
                      <wp:cNvGraphicFramePr/>
                      <a:graphic xmlns:a="http://schemas.openxmlformats.org/drawingml/2006/main">
                        <a:graphicData uri="http://schemas.microsoft.com/office/word/2010/wordprocessingShape">
                          <wps:wsp>
                            <wps:cNvSpPr/>
                            <wps:spPr>
                              <a:xfrm>
                                <a:off x="0" y="0"/>
                                <a:ext cx="301029" cy="128244"/>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8.05pt;height:10.05pt;width:23.7pt;z-index:251703296;v-text-anchor:middle;mso-width-relative:page;mso-height-relative:page;" fillcolor="#FF0000" filled="t" stroked="t" coordsize="21600,21600" o:gfxdata="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8tIGb2AAAAAcBAAAPAAAAAAAAAAEAIAAAACIAAABkcnMvZG93bnJldi54bWxQSwECFAAU&#10;AAAACACHTuJAgJxNa2MCAADIBAAADgAAAAAAAAABACAAAAAnAQAAZHJzL2Uyb0RvYy54bWxQSwUG&#10;AAAAAAYABgBZAQAA/AU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2" w:author="HUANGBin" w:date="2018-02-09T11:41:04Z">
            <w:tblPrEx>
              <w:tblW w:w="74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897" w:hRule="atLeast"/>
          <w:trPrChange w:id="82" w:author="HUANGBin" w:date="2018-02-09T11:41:04Z">
            <w:trPr>
              <w:gridAfter w:val="1"/>
              <w:wAfter w:w="7" w:type="dxa"/>
              <w:trHeight w:val="897" w:hRule="atLeast"/>
            </w:trPr>
          </w:trPrChange>
        </w:trPr>
        <w:tc>
          <w:tcPr>
            <w:tcW w:w="1575" w:type="dxa"/>
            <w:vAlign w:val="center"/>
            <w:tcPrChange w:id="83" w:author="HUANGBin" w:date="2018-02-09T11:41:04Z">
              <w:tcPr>
                <w:tcW w:w="1575" w:type="dxa"/>
                <w:vAlign w:val="center"/>
              </w:tcPr>
            </w:tcPrChange>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质疑</w:t>
            </w:r>
          </w:p>
        </w:tc>
        <w:tc>
          <w:tcPr>
            <w:tcW w:w="830" w:type="dxa"/>
            <w:vAlign w:val="center"/>
            <w:tcPrChange w:id="84" w:author="HUANGBin" w:date="2018-02-09T11:41:04Z">
              <w:tcPr>
                <w:tcW w:w="830" w:type="dxa"/>
                <w:vAlign w:val="center"/>
              </w:tcPr>
            </w:tcPrChange>
          </w:tcPr>
          <w:p>
            <w:pPr>
              <w:spacing w:line="400" w:lineRule="exact"/>
              <w:jc w:val="center"/>
              <w:rPr>
                <w:rFonts w:ascii="Times New Roman" w:hAnsi="Times New Roman" w:eastAsia="宋体" w:cs="Times New Roman"/>
                <w:kern w:val="0"/>
                <w:sz w:val="20"/>
                <w:szCs w:val="20"/>
              </w:rPr>
            </w:pPr>
          </w:p>
        </w:tc>
        <w:tc>
          <w:tcPr>
            <w:tcW w:w="1418" w:type="dxa"/>
            <w:vAlign w:val="center"/>
            <w:tcPrChange w:id="85" w:author="HUANGBin" w:date="2018-02-09T11:41:04Z">
              <w:tcPr>
                <w:tcW w:w="1418" w:type="dxa"/>
                <w:vAlign w:val="center"/>
              </w:tcPr>
            </w:tcPrChange>
          </w:tcPr>
          <w:p>
            <w:pPr>
              <w:spacing w:line="400" w:lineRule="exact"/>
              <w:jc w:val="center"/>
              <w:rPr>
                <w:rFonts w:ascii="Times New Roman" w:hAnsi="Times New Roman" w:eastAsia="宋体" w:cs="Times New Roman"/>
                <w:kern w:val="0"/>
                <w:sz w:val="20"/>
                <w:szCs w:val="20"/>
              </w:rPr>
            </w:pPr>
          </w:p>
        </w:tc>
        <w:tc>
          <w:tcPr>
            <w:tcW w:w="4412" w:type="dxa"/>
            <w:gridSpan w:val="6"/>
            <w:vAlign w:val="center"/>
            <w:tcPrChange w:id="86" w:author="HUANGBin" w:date="2018-02-09T11:41:04Z">
              <w:tcPr>
                <w:tcW w:w="3607" w:type="dxa"/>
                <w:gridSpan w:val="5"/>
                <w:vAlign w:val="center"/>
              </w:tcPr>
            </w:tcPrChange>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7" w:author="HUANGBin" w:date="2018-02-09T11:41:04Z">
            <w:tblPrEx>
              <w:tblW w:w="74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863" w:hRule="atLeast"/>
          <w:trPrChange w:id="87" w:author="HUANGBin" w:date="2018-02-09T11:41:04Z">
            <w:trPr>
              <w:gridAfter w:val="1"/>
              <w:wAfter w:w="7" w:type="dxa"/>
              <w:trHeight w:val="863" w:hRule="atLeast"/>
            </w:trPr>
          </w:trPrChange>
        </w:trPr>
        <w:tc>
          <w:tcPr>
            <w:tcW w:w="1575" w:type="dxa"/>
            <w:vAlign w:val="center"/>
            <w:tcPrChange w:id="88" w:author="HUANGBin" w:date="2018-02-09T11:41:04Z">
              <w:tcPr>
                <w:tcW w:w="1575" w:type="dxa"/>
                <w:vAlign w:val="center"/>
              </w:tcPr>
            </w:tcPrChange>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合群</w:t>
            </w:r>
          </w:p>
        </w:tc>
        <w:tc>
          <w:tcPr>
            <w:tcW w:w="830" w:type="dxa"/>
            <w:vAlign w:val="center"/>
            <w:tcPrChange w:id="89" w:author="HUANGBin" w:date="2018-02-09T11:41:04Z">
              <w:tcPr>
                <w:tcW w:w="830" w:type="dxa"/>
                <w:vAlign w:val="center"/>
              </w:tcPr>
            </w:tcPrChange>
          </w:tcPr>
          <w:p>
            <w:pPr>
              <w:spacing w:line="400" w:lineRule="exact"/>
              <w:jc w:val="center"/>
              <w:rPr>
                <w:rFonts w:ascii="Times New Roman" w:hAnsi="Times New Roman" w:eastAsia="宋体" w:cs="Times New Roman"/>
                <w:kern w:val="0"/>
                <w:sz w:val="20"/>
                <w:szCs w:val="20"/>
              </w:rPr>
            </w:pPr>
          </w:p>
        </w:tc>
        <w:tc>
          <w:tcPr>
            <w:tcW w:w="1418" w:type="dxa"/>
            <w:vAlign w:val="center"/>
            <w:tcPrChange w:id="90" w:author="HUANGBin" w:date="2018-02-09T11:41:04Z">
              <w:tcPr>
                <w:tcW w:w="1418" w:type="dxa"/>
                <w:vAlign w:val="center"/>
              </w:tcPr>
            </w:tcPrChange>
          </w:tcPr>
          <w:p>
            <w:pPr>
              <w:spacing w:line="400" w:lineRule="exact"/>
              <w:jc w:val="center"/>
              <w:rPr>
                <w:rFonts w:ascii="Times New Roman" w:hAnsi="Times New Roman" w:eastAsia="宋体" w:cs="Times New Roman"/>
                <w:kern w:val="0"/>
                <w:sz w:val="20"/>
                <w:szCs w:val="20"/>
              </w:rPr>
            </w:pPr>
          </w:p>
        </w:tc>
        <w:tc>
          <w:tcPr>
            <w:tcW w:w="4412" w:type="dxa"/>
            <w:gridSpan w:val="6"/>
            <w:vAlign w:val="center"/>
            <w:tcPrChange w:id="91" w:author="HUANGBin" w:date="2018-02-09T11:41:04Z">
              <w:tcPr>
                <w:tcW w:w="3607" w:type="dxa"/>
                <w:gridSpan w:val="5"/>
                <w:vAlign w:val="center"/>
              </w:tcPr>
            </w:tcPrChange>
          </w:tcPr>
          <w:p>
            <w:pPr>
              <w:spacing w:line="400" w:lineRule="exact"/>
              <w:jc w:val="center"/>
              <w:rPr>
                <w:rFonts w:ascii="Times New Roman" w:hAnsi="Times New Roman" w:eastAsia="宋体" w:cs="Times New Roman"/>
                <w:kern w:val="0"/>
                <w:sz w:val="20"/>
                <w:szCs w:val="20"/>
              </w:rPr>
            </w:pPr>
          </w:p>
        </w:tc>
      </w:tr>
    </w:tbl>
    <w:p>
      <w:pPr>
        <w:pStyle w:val="27"/>
        <w:spacing w:line="480" w:lineRule="exact"/>
        <w:ind w:firstLine="0" w:firstLineChars="0"/>
        <w:rPr>
          <w:rFonts w:ascii="Times New Roman" w:hAnsi="Times New Roman" w:eastAsia="黑体" w:cs="Times New Roman"/>
        </w:rPr>
      </w:pPr>
    </w:p>
    <w:p>
      <w:pPr>
        <w:widowControl/>
        <w:jc w:val="left"/>
        <w:rPr>
          <w:rFonts w:ascii="Times New Roman" w:hAnsi="Times New Roman" w:eastAsia="黑体" w:cs="Times New Roman"/>
        </w:rPr>
      </w:pPr>
      <w:r>
        <w:rPr>
          <w:rFonts w:ascii="Times New Roman" w:hAnsi="Times New Roman" w:eastAsia="黑体" w:cs="Times New Roman"/>
        </w:rPr>
        <w:br w:type="page"/>
      </w:r>
    </w:p>
    <w:p>
      <w:pPr>
        <w:pStyle w:val="27"/>
        <w:spacing w:line="480" w:lineRule="exact"/>
        <w:ind w:left="480" w:firstLine="0" w:firstLineChars="0"/>
        <w:rPr>
          <w:rFonts w:ascii="Times New Roman" w:hAnsi="Times New Roman" w:eastAsia="黑体" w:cs="Times New Roman"/>
        </w:rPr>
      </w:pPr>
      <w:commentRangeStart w:id="29"/>
      <w:r>
        <w:rPr>
          <w:rFonts w:hint="eastAsia" w:ascii="Times New Roman" w:hAnsi="Times New Roman" w:eastAsia="黑体" w:cs="Times New Roman"/>
        </w:rPr>
        <w:t>（2）</w:t>
      </w:r>
      <w:r>
        <w:rPr>
          <w:rFonts w:ascii="Times New Roman" w:hAnsi="Times New Roman" w:eastAsia="黑体" w:cs="Times New Roman"/>
        </w:rPr>
        <w:t>核心人格分析</w:t>
      </w:r>
      <w:commentRangeEnd w:id="29"/>
      <w:r>
        <w:rPr>
          <w:rStyle w:val="24"/>
        </w:rPr>
        <w:commentReference w:id="29"/>
      </w:r>
    </w:p>
    <w:p>
      <w:pPr>
        <w:pStyle w:val="27"/>
        <w:spacing w:line="480" w:lineRule="exact"/>
        <w:ind w:left="480" w:firstLine="0" w:firstLineChars="0"/>
        <w:rPr>
          <w:rFonts w:ascii="Times New Roman" w:hAnsi="Times New Roman" w:eastAsia="黑体" w:cs="Times New Roman"/>
        </w:rPr>
      </w:pPr>
    </w:p>
    <w:tbl>
      <w:tblPr>
        <w:tblStyle w:val="26"/>
        <w:tblW w:w="8357" w:type="dxa"/>
        <w:tblInd w:w="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 w:hRule="atLeast"/>
        </w:trPr>
        <w:tc>
          <w:tcPr>
            <w:tcW w:w="8357"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健谈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9" w:hRule="atLeast"/>
        </w:trPr>
        <w:tc>
          <w:tcPr>
            <w:tcW w:w="8357"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健谈是从事这类工作的核心人格特质之一，该类职业岗位要求从业者具有言语煽动的能力，在公共场合演讲的时候，能够带动听众的情绪。这类工作者要善于言谈，在交流的过程中，让别人信服，从而建立起属于自己的威信。健谈性一般的你，比较能够清晰明了的表达你所想所需，所以总体上来说，你还是能够胜任这份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1" w:hRule="atLeast"/>
        </w:trPr>
        <w:tc>
          <w:tcPr>
            <w:tcW w:w="8357"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理念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1" w:hRule="atLeast"/>
        </w:trPr>
        <w:tc>
          <w:tcPr>
            <w:tcW w:w="8357"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理念是从事这类工作的核心人格特质之一，该类职业岗位要求从业者的发散思维比较的强，能够在工作中想出比较多的新点子，然后推动单位或者公司朝着更好的方向进步。理念性一般的你，对于新的想法会比较的看重，只是自己可能有时候会想不到那么多，不过你还是基本符合该类型工作对这一特质的基本要求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1" w:hRule="atLeast"/>
        </w:trPr>
        <w:tc>
          <w:tcPr>
            <w:tcW w:w="8357"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坚定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9" w:hRule="atLeast"/>
        </w:trPr>
        <w:tc>
          <w:tcPr>
            <w:tcW w:w="8357" w:type="dxa"/>
          </w:tcPr>
          <w:p>
            <w:pPr>
              <w:pStyle w:val="27"/>
              <w:spacing w:line="48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坚定是从事这类工作的核心人格特质之一，该类职业岗位要求从业者善于使用谋略和人际关系来达到目标，在工作之中会想尽办法攻克难关，然后得到一个很好的结果，这一特质的典型特征是不会放弃自己的目标。坚定性一般的你，虽然会不太喜欢攻克难关，但是也不会轻易放弃，所以总体上来说，你还是能够胜任这份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1" w:hRule="atLeast"/>
        </w:trPr>
        <w:tc>
          <w:tcPr>
            <w:tcW w:w="8357"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预先准备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1" w:hRule="atLeast"/>
        </w:trPr>
        <w:tc>
          <w:tcPr>
            <w:tcW w:w="8357"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预先准备是从事这类工作的核心人格特质之一，该类职业岗位要求从业者能够在做事之前有一套自己的安排和规划，会在一切准备都做好的情况下，才开始自己的工作，这类的工作者不会盲目下达命令，而是准备妥当再进行安排。预先准备性一般的你，会尽可能的不匆忙做事，先进行一定的计划在去完成，所以你还是基本符合该类型工作对这一特质的基本要求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 w:hRule="atLeast"/>
        </w:trPr>
        <w:tc>
          <w:tcPr>
            <w:tcW w:w="8357"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有计划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9" w:hRule="atLeast"/>
        </w:trPr>
        <w:tc>
          <w:tcPr>
            <w:tcW w:w="8357"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有计划是从事这类工作的核心人格特质之一，该类职业岗位要求从业者能够有计划、有组织的完成一项工作，他们的所有工作都会有一个清单，以免自己遗忘或混淆，而且为了避免各种突发事件，总是会把一切都计划的非常妥当。计划性一般的你，能够尽量的写出一个备忘录，把工作都计划好，所以总体上来说，你还是能够胜任这份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1" w:hRule="atLeast"/>
        </w:trPr>
        <w:tc>
          <w:tcPr>
            <w:tcW w:w="8357"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质疑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1" w:hRule="atLeast"/>
        </w:trPr>
        <w:tc>
          <w:tcPr>
            <w:tcW w:w="8357" w:type="dxa"/>
          </w:tcPr>
          <w:p>
            <w:pPr>
              <w:pStyle w:val="27"/>
              <w:spacing w:line="48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质疑是从事这类工作的核心人格特质之一，该类职业岗位要求从业者能够在有竞争压力的环境下良好的适应工作，甚至是享受这种氛围，这类工作者会比较喜欢与人争论，提出不同的意见和看法，不会因为别人的看法而否决自己所想。质疑性一般的你，虽然偶尔会摇摆自己的看法，但是大部分的时候还是能够坚持自己的观点与人争辩，所以你还是基本符合该类型工作对这一特质的基本要求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1" w:hRule="atLeast"/>
        </w:trPr>
        <w:tc>
          <w:tcPr>
            <w:tcW w:w="8357"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合群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9" w:hRule="atLeast"/>
        </w:trPr>
        <w:tc>
          <w:tcPr>
            <w:tcW w:w="8357"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合群是从事这类工作的核心人格特质之一，该类职业岗位要求从业者能够很好的与员工交流，并带动员工创造财富。在人群之中也能愉悦的与其他人交流沟通或者是给他们分配好各项工作。合群性一般的你，能够在人群之中工作和讲话，但是可能不能长时间如此，不过总体来说，你还是基本符合该类型工作对这一特质的基本要求的。</w:t>
            </w:r>
          </w:p>
        </w:tc>
      </w:tr>
    </w:tbl>
    <w:p/>
    <w:p>
      <w:pPr>
        <w:pStyle w:val="27"/>
        <w:spacing w:line="480" w:lineRule="exact"/>
        <w:ind w:left="480" w:firstLine="0" w:firstLineChars="0"/>
      </w:pPr>
      <w:r>
        <w:rPr>
          <w:rFonts w:hint="eastAsia" w:ascii="Times New Roman" w:hAnsi="Times New Roman" w:eastAsia="黑体" w:cs="Times New Roman"/>
        </w:rPr>
        <w:t>（3）核心潜能结果评估</w:t>
      </w:r>
    </w:p>
    <w:p>
      <w:pPr>
        <w:spacing w:line="480" w:lineRule="exact"/>
        <w:ind w:firstLine="480" w:firstLineChars="200"/>
      </w:pPr>
      <w:r>
        <w:t>在下表中潜能水平值是测试个体在各项潜能中的水平大小；</w:t>
      </w:r>
      <w:r>
        <w:rPr>
          <w:rFonts w:hint="eastAsia"/>
        </w:rPr>
        <w:t>常模</w:t>
      </w:r>
      <w:r>
        <w:t>范围是群体中大多数人在该项潜能</w:t>
      </w:r>
      <w:r>
        <w:rPr>
          <w:rFonts w:hint="eastAsia"/>
        </w:rPr>
        <w:t>上</w:t>
      </w:r>
      <w:r>
        <w:t>的水平范围；出众百分</w:t>
      </w:r>
      <w:r>
        <w:rPr>
          <w:rFonts w:hint="eastAsia"/>
        </w:rPr>
        <w:t>数</w:t>
      </w:r>
      <w:r>
        <w:t>是与同类型群体相比在该项潜能上的</w:t>
      </w:r>
      <w:r>
        <w:rPr>
          <w:rFonts w:hint="eastAsia"/>
        </w:rPr>
        <w:t>优势</w:t>
      </w:r>
      <w:r>
        <w:t>程度。</w:t>
      </w:r>
    </w:p>
    <w:p>
      <w:pPr>
        <w:spacing w:after="312" w:afterLines="100" w:line="480" w:lineRule="exact"/>
        <w:jc w:val="center"/>
        <w:rPr>
          <w:rFonts w:ascii="Times New Roman" w:hAnsi="Times New Roman" w:cs="Times New Roman"/>
          <w:sz w:val="21"/>
          <w:szCs w:val="22"/>
        </w:rPr>
      </w:pPr>
      <w:commentRangeStart w:id="30"/>
      <w:r>
        <w:rPr>
          <w:rFonts w:hint="eastAsia" w:ascii="黑体" w:hAnsi="黑体" w:eastAsia="黑体"/>
        </w:rPr>
        <w:t>组织管理型职业核心潜能</w:t>
      </w:r>
      <w:r>
        <w:rPr>
          <w:rFonts w:ascii="黑体" w:hAnsi="黑体" w:eastAsia="黑体"/>
        </w:rPr>
        <w:t>评估详细结果</w:t>
      </w:r>
      <w:commentRangeEnd w:id="30"/>
      <w:r>
        <w:rPr>
          <w:rStyle w:val="24"/>
        </w:rPr>
        <w:commentReference w:id="30"/>
      </w:r>
    </w:p>
    <w:tbl>
      <w:tblPr>
        <w:tblStyle w:val="26"/>
        <w:tblW w:w="83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6"/>
        <w:gridCol w:w="830"/>
        <w:gridCol w:w="1419"/>
        <w:gridCol w:w="898"/>
        <w:gridCol w:w="737"/>
        <w:gridCol w:w="737"/>
        <w:gridCol w:w="737"/>
        <w:gridCol w:w="736"/>
        <w:gridCol w:w="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trPr>
        <w:tc>
          <w:tcPr>
            <w:tcW w:w="1576"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认知</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潜能</w:t>
            </w:r>
          </w:p>
        </w:tc>
        <w:tc>
          <w:tcPr>
            <w:tcW w:w="830"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潜能</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水平值</w:t>
            </w:r>
          </w:p>
        </w:tc>
        <w:tc>
          <w:tcPr>
            <w:tcW w:w="1419"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常模</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范围</w:t>
            </w:r>
          </w:p>
        </w:tc>
        <w:tc>
          <w:tcPr>
            <w:tcW w:w="89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出众</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百分数</w:t>
            </w:r>
          </w:p>
        </w:tc>
        <w:tc>
          <w:tcPr>
            <w:tcW w:w="737"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非常低</w:t>
            </w:r>
          </w:p>
        </w:tc>
        <w:tc>
          <w:tcPr>
            <w:tcW w:w="737"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比较低</w:t>
            </w:r>
          </w:p>
        </w:tc>
        <w:tc>
          <w:tcPr>
            <w:tcW w:w="737"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一般</w:t>
            </w:r>
          </w:p>
        </w:tc>
        <w:tc>
          <w:tcPr>
            <w:tcW w:w="736"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比较</w:t>
            </w:r>
            <w:r>
              <w:rPr>
                <w:rFonts w:hint="eastAsia" w:ascii="黑体" w:hAnsi="黑体" w:eastAsia="黑体" w:cs="Times New Roman"/>
                <w:kern w:val="0"/>
                <w:sz w:val="20"/>
                <w:szCs w:val="20"/>
              </w:rPr>
              <w:t>高</w:t>
            </w:r>
          </w:p>
        </w:tc>
        <w:tc>
          <w:tcPr>
            <w:tcW w:w="666"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非常</w:t>
            </w:r>
            <w:r>
              <w:rPr>
                <w:rFonts w:hint="eastAsia" w:ascii="黑体" w:hAnsi="黑体" w:eastAsia="黑体" w:cs="Times New Roman"/>
                <w:kern w:val="0"/>
                <w:sz w:val="20"/>
                <w:szCs w:val="2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9" w:hRule="atLeast"/>
        </w:trPr>
        <w:tc>
          <w:tcPr>
            <w:tcW w:w="1576"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工作记忆能力</w:t>
            </w:r>
          </w:p>
        </w:tc>
        <w:tc>
          <w:tcPr>
            <w:tcW w:w="830"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169</w:t>
            </w:r>
          </w:p>
        </w:tc>
        <w:tc>
          <w:tcPr>
            <w:tcW w:w="1419"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88～112</w:t>
            </w:r>
          </w:p>
        </w:tc>
        <w:tc>
          <w:tcPr>
            <w:tcW w:w="898"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12%</w:t>
            </w:r>
          </w:p>
        </w:tc>
        <w:tc>
          <w:tcPr>
            <w:tcW w:w="3613"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04320" behindDoc="0" locked="0" layoutInCell="1" allowOverlap="1">
                      <wp:simplePos x="0" y="0"/>
                      <wp:positionH relativeFrom="column">
                        <wp:posOffset>-41910</wp:posOffset>
                      </wp:positionH>
                      <wp:positionV relativeFrom="paragraph">
                        <wp:posOffset>137160</wp:posOffset>
                      </wp:positionV>
                      <wp:extent cx="2166620" cy="127000"/>
                      <wp:effectExtent l="6350" t="6350" r="17780" b="19050"/>
                      <wp:wrapNone/>
                      <wp:docPr id="38" name="矩形 38"/>
                      <wp:cNvGraphicFramePr/>
                      <a:graphic xmlns:a="http://schemas.openxmlformats.org/drawingml/2006/main">
                        <a:graphicData uri="http://schemas.microsoft.com/office/word/2010/wordprocessingShape">
                          <wps:wsp>
                            <wps:cNvSpPr/>
                            <wps:spPr>
                              <a:xfrm>
                                <a:off x="0" y="0"/>
                                <a:ext cx="2167151" cy="129384"/>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10.8pt;height:10pt;width:170.6pt;z-index:251704320;v-text-anchor:middle;mso-width-relative:page;mso-height-relative:page;" fillcolor="#9DC3E6 [1940]" filled="t" stroked="t" coordsize="21600,21600" o:gfxdata="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TaMnrXAAAACAEAAA8AAAAAAAAAAQAgAAAAIgAA&#10;AGRycy9kb3ducmV2LnhtbFBLAQIUABQAAAAIAIdO4kBaL9zvewIAAAIFAAAOAAAAAAAAAAEAIAAA&#10;ACYBAABkcnMvZTJvRG9jLnhtbFBLBQYAAAAABgAGAFkBAAATBg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9" w:hRule="atLeast"/>
        </w:trPr>
        <w:tc>
          <w:tcPr>
            <w:tcW w:w="1576"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信息加工</w:t>
            </w:r>
            <w:r>
              <w:rPr>
                <w:rFonts w:hint="eastAsia" w:ascii="Times New Roman" w:hAnsi="Times New Roman" w:eastAsia="宋体" w:cs="Times New Roman"/>
                <w:kern w:val="0"/>
                <w:sz w:val="20"/>
                <w:szCs w:val="20"/>
              </w:rPr>
              <w:t>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9"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13"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05344" behindDoc="0" locked="0" layoutInCell="1" allowOverlap="1">
                      <wp:simplePos x="0" y="0"/>
                      <wp:positionH relativeFrom="column">
                        <wp:posOffset>-41910</wp:posOffset>
                      </wp:positionH>
                      <wp:positionV relativeFrom="paragraph">
                        <wp:posOffset>84455</wp:posOffset>
                      </wp:positionV>
                      <wp:extent cx="1709420" cy="153035"/>
                      <wp:effectExtent l="6350" t="6350" r="17780" b="12065"/>
                      <wp:wrapNone/>
                      <wp:docPr id="39" name="矩形 39"/>
                      <wp:cNvGraphicFramePr/>
                      <a:graphic xmlns:a="http://schemas.openxmlformats.org/drawingml/2006/main">
                        <a:graphicData uri="http://schemas.microsoft.com/office/word/2010/wordprocessingShape">
                          <wps:wsp>
                            <wps:cNvSpPr/>
                            <wps:spPr>
                              <a:xfrm>
                                <a:off x="0" y="0"/>
                                <a:ext cx="1709951" cy="15322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6.65pt;height:12.05pt;width:134.6pt;z-index:251705344;v-text-anchor:middle;mso-width-relative:page;mso-height-relative:page;" fillcolor="#92D050" filled="t" stroked="t" coordsize="21600,21600" o:gfxdata="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XdSD1gAAAAgBAAAPAAAAAAAAAAEAIAAAACIAAABkcnMvZG93bnJldi54bWxQ&#10;SwECFAAUAAAACACHTuJAW8y8hWsCAADJBAAADgAAAAAAAAABACAAAAAlAQAAZHJzL2Uyb0RvYy54&#10;bWxQSwUGAAAAAAYABgBZAQAAAgY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3" w:hRule="atLeast"/>
        </w:trPr>
        <w:tc>
          <w:tcPr>
            <w:tcW w:w="1576"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表象能力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9"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13"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06368" behindDoc="0" locked="0" layoutInCell="1" allowOverlap="1">
                      <wp:simplePos x="0" y="0"/>
                      <wp:positionH relativeFrom="column">
                        <wp:posOffset>-41910</wp:posOffset>
                      </wp:positionH>
                      <wp:positionV relativeFrom="paragraph">
                        <wp:posOffset>93345</wp:posOffset>
                      </wp:positionV>
                      <wp:extent cx="1137920" cy="142240"/>
                      <wp:effectExtent l="6350" t="6350" r="17780" b="22860"/>
                      <wp:wrapNone/>
                      <wp:docPr id="40" name="矩形 40"/>
                      <wp:cNvGraphicFramePr/>
                      <a:graphic xmlns:a="http://schemas.openxmlformats.org/drawingml/2006/main">
                        <a:graphicData uri="http://schemas.microsoft.com/office/word/2010/wordprocessingShape">
                          <wps:wsp>
                            <wps:cNvSpPr/>
                            <wps:spPr>
                              <a:xfrm>
                                <a:off x="0" y="0"/>
                                <a:ext cx="1137920" cy="14224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7.35pt;height:11.2pt;width:89.6pt;z-index:251706368;v-text-anchor:middle;mso-width-relative:page;mso-height-relative:page;" fillcolor="#FFC000" filled="t" stroked="t" coordsize="21600,21600" o:gfxdata="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NFFC51gAAAAgBAAAPAAAAAAAAAAEAIAAAACIAAABkcnMvZG93bnJldi54bWxQSwECFAAU&#10;AAAACACHTuJAKWBFkGUCAADJBAAADgAAAAAAAAABACAAAAAlAQAAZHJzL2Uyb0RvYy54bWxQSwUG&#10;AAAAAAYABgBZAQAA/AU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9" w:hRule="atLeast"/>
        </w:trPr>
        <w:tc>
          <w:tcPr>
            <w:tcW w:w="1576"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空间能力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9"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13"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07392" behindDoc="0" locked="0" layoutInCell="1" allowOverlap="1">
                      <wp:simplePos x="0" y="0"/>
                      <wp:positionH relativeFrom="column">
                        <wp:posOffset>-41910</wp:posOffset>
                      </wp:positionH>
                      <wp:positionV relativeFrom="paragraph">
                        <wp:posOffset>79375</wp:posOffset>
                      </wp:positionV>
                      <wp:extent cx="795020" cy="157480"/>
                      <wp:effectExtent l="6350" t="6350" r="17780" b="7620"/>
                      <wp:wrapNone/>
                      <wp:docPr id="41" name="矩形 41"/>
                      <wp:cNvGraphicFramePr/>
                      <a:graphic xmlns:a="http://schemas.openxmlformats.org/drawingml/2006/main">
                        <a:graphicData uri="http://schemas.microsoft.com/office/word/2010/wordprocessingShape">
                          <wps:wsp>
                            <wps:cNvSpPr/>
                            <wps:spPr>
                              <a:xfrm>
                                <a:off x="0" y="0"/>
                                <a:ext cx="795551" cy="15789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6.25pt;height:12.4pt;width:62.6pt;z-index:251707392;v-text-anchor:middle;mso-width-relative:page;mso-height-relative:page;" fillcolor="#FF0000" filled="t" stroked="t" coordsize="21600,21600" o:gfxdata="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R3hQtkAAAAIAQAADwAAAAAAAAABACAAAAAiAAAAZHJzL2Rvd25yZXYueG1sUEsBAhQA&#10;FAAAAAgAh07iQMLZQDJjAgAAyAQAAA4AAAAAAAAAAQAgAAAAKAEAAGRycy9lMm9Eb2MueG1sUEsF&#10;BgAAAAAGAAYAWQEAAP0FA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9" w:hRule="atLeast"/>
        </w:trPr>
        <w:tc>
          <w:tcPr>
            <w:tcW w:w="1576"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逻辑推理能力</w:t>
            </w:r>
          </w:p>
        </w:tc>
        <w:tc>
          <w:tcPr>
            <w:tcW w:w="830" w:type="dxa"/>
            <w:vAlign w:val="center"/>
          </w:tcPr>
          <w:p>
            <w:pPr>
              <w:spacing w:line="400" w:lineRule="exact"/>
              <w:jc w:val="center"/>
              <w:rPr>
                <w:rFonts w:ascii="Times New Roman" w:hAnsi="Times New Roman" w:eastAsia="宋体" w:cs="Times New Roman"/>
                <w:kern w:val="0"/>
                <w:sz w:val="20"/>
                <w:szCs w:val="20"/>
              </w:rPr>
            </w:pPr>
          </w:p>
        </w:tc>
        <w:tc>
          <w:tcPr>
            <w:tcW w:w="1419" w:type="dxa"/>
            <w:vAlign w:val="center"/>
          </w:tcPr>
          <w:p>
            <w:pPr>
              <w:spacing w:line="400" w:lineRule="exact"/>
              <w:jc w:val="center"/>
              <w:rPr>
                <w:rFonts w:ascii="Times New Roman" w:hAnsi="Times New Roman" w:eastAsia="宋体" w:cs="Times New Roman"/>
                <w:kern w:val="0"/>
                <w:sz w:val="20"/>
                <w:szCs w:val="20"/>
              </w:rPr>
            </w:pPr>
          </w:p>
        </w:tc>
        <w:tc>
          <w:tcPr>
            <w:tcW w:w="898" w:type="dxa"/>
            <w:vAlign w:val="center"/>
          </w:tcPr>
          <w:p>
            <w:pPr>
              <w:spacing w:line="400" w:lineRule="exact"/>
              <w:jc w:val="center"/>
              <w:rPr>
                <w:rFonts w:ascii="Times New Roman" w:hAnsi="Times New Roman" w:eastAsia="宋体" w:cs="Times New Roman"/>
                <w:kern w:val="0"/>
                <w:sz w:val="20"/>
                <w:szCs w:val="20"/>
              </w:rPr>
            </w:pPr>
          </w:p>
        </w:tc>
        <w:tc>
          <w:tcPr>
            <w:tcW w:w="3613"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08416" behindDoc="0" locked="0" layoutInCell="1" allowOverlap="1">
                      <wp:simplePos x="0" y="0"/>
                      <wp:positionH relativeFrom="column">
                        <wp:posOffset>-46990</wp:posOffset>
                      </wp:positionH>
                      <wp:positionV relativeFrom="paragraph">
                        <wp:posOffset>102235</wp:posOffset>
                      </wp:positionV>
                      <wp:extent cx="300990" cy="127635"/>
                      <wp:effectExtent l="6350" t="6350" r="16510" b="18415"/>
                      <wp:wrapNone/>
                      <wp:docPr id="43" name="矩形 43"/>
                      <wp:cNvGraphicFramePr/>
                      <a:graphic xmlns:a="http://schemas.openxmlformats.org/drawingml/2006/main">
                        <a:graphicData uri="http://schemas.microsoft.com/office/word/2010/wordprocessingShape">
                          <wps:wsp>
                            <wps:cNvSpPr/>
                            <wps:spPr>
                              <a:xfrm>
                                <a:off x="0" y="0"/>
                                <a:ext cx="301029" cy="128244"/>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8.05pt;height:10.05pt;width:23.7pt;z-index:251708416;v-text-anchor:middle;mso-width-relative:page;mso-height-relative:page;" fillcolor="#FF0000" filled="t" stroked="t" coordsize="21600,21600" o:gfxdata="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8tIGb2AAAAAcBAAAPAAAAAAAAAAEAIAAAACIAAABkcnMvZG93bnJldi54bWxQSwECFAAU&#10;AAAACACHTuJAZqfjd2MCAADIBAAADgAAAAAAAAABACAAAAAnAQAAZHJzL2Uyb0RvYy54bWxQSwUG&#10;AAAAAAYABgBZAQAA/AUAAAAA&#10;">
                      <v:fill on="t" focussize="0,0"/>
                      <v:stroke weight="1pt" color="#41719C [3204]" miterlimit="8" joinstyle="miter"/>
                      <v:imagedata o:title=""/>
                      <o:lock v:ext="edit" aspectratio="f"/>
                    </v:rect>
                  </w:pict>
                </mc:Fallback>
              </mc:AlternateContent>
            </w:r>
          </w:p>
        </w:tc>
      </w:tr>
    </w:tbl>
    <w:p/>
    <w:p>
      <w:pPr>
        <w:pStyle w:val="27"/>
        <w:spacing w:line="480" w:lineRule="exact"/>
        <w:ind w:left="480" w:firstLine="0" w:firstLineChars="0"/>
        <w:rPr>
          <w:rFonts w:ascii="Times New Roman" w:hAnsi="Times New Roman" w:eastAsia="黑体" w:cs="Times New Roman"/>
        </w:rPr>
      </w:pPr>
      <w:commentRangeStart w:id="31"/>
      <w:r>
        <w:rPr>
          <w:rFonts w:hint="eastAsia" w:ascii="Times New Roman" w:hAnsi="Times New Roman" w:eastAsia="黑体" w:cs="Times New Roman"/>
        </w:rPr>
        <w:t>（4）核心潜能分析</w:t>
      </w:r>
      <w:commentRangeEnd w:id="31"/>
      <w:r>
        <w:rPr>
          <w:rStyle w:val="24"/>
        </w:rPr>
        <w:commentReference w:id="31"/>
      </w:r>
    </w:p>
    <w:tbl>
      <w:tblPr>
        <w:tblStyle w:val="26"/>
        <w:tblW w:w="8288" w:type="dxa"/>
        <w:tblInd w:w="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逻辑推理能力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逻辑推理能力是从事这类工作所需要的重要能力之一。逻辑推理能力是一种以敏锐的思考分析、快捷的反应、迅速地掌握问题的核心，在最短时间内作出合理选择的能力。这一类型的职业要求从业者有着极强的分析能力，能够快速的找到这项工作的核心重点，通过自己合理的分析归纳说服同事，相信你的判断，跟着你指出的目标和重心工作。逻辑推理能力一般的你，在同龄人中处于普遍水平，你能够对工作进行合理的分析，虽然可能在分析的时候会走一些弯路，但是最后大体的方向没有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组织管理能力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组织管理能力是从事这类工作所需的核心能力之一。组织管理能力是指为了有效地实现目标，灵活地运用各种方法，把各种力量合理地组织和有效地协调起来的能力。这一类型的职业要求从业者有较强的组织领导能力，能够团结员工，协调员工之间的关系，使得整个团队有极强的凝聚力，都朝着共同的工作目标奋斗。对于工作的进程与发展有着较强的监控能力，能够及时的调整不足之处，避免出现重大失误。组织管理能力一般的你，你能够比较合理的分配工作给员工，但是有些时候不太喜欢协调他们之间的矛盾冲突，总体上来说，你的组织管理能力达到了这一职业对这项能力的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思维转换能力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思维转换能力是从事这类工作所需的核心能力之一。转换思维实际是一种多视角思维，从多个角度观察同一现象，用联系发展的眼光看问题，会得到更加全面的认识。这一类型的职业要求从业者能够站在不同的角度去看待问题，根据不同员工的优势能够给他们安排合适他们的工作，会考虑到他们的能力究竟能够适合哪一个岗位的工作。思维转换能力一般的你，通常情况下还是会考虑到员工的情绪，给他们安排适合他们的工作和职位。只是你的考虑有些时候还不够周全，有时候还是会偏向于自己的主观看法。</w:t>
            </w:r>
          </w:p>
          <w:p>
            <w:pPr>
              <w:pStyle w:val="27"/>
              <w:spacing w:line="480" w:lineRule="exact"/>
              <w:ind w:firstLine="400"/>
              <w:rPr>
                <w:rFonts w:ascii="Times New Roman" w:hAnsi="Times New Roman" w:eastAsia="宋体" w:cs="Times New Roman"/>
                <w:b/>
                <w:bCs/>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语言能力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语言能力是从事这类工作所需的核心能力之一。语言能力是指掌握语言的能力，这种能力表现在人能够说出或理解前所未有的、合乎语法的语句，能够辨析有歧义的语句、能够判别表面形式相同而实际语义不同或表面形式不同而实际语义相似的语句的掌握以及听说读写译等语言技能的运用能力。这一类型的职业要求从业者有很强的言语表达能力，作为单位或公司的领导者，在公众场合演讲的时候，需要你用语言影响员工，这就要求你的言语非常有感染力。这一类工作者在交代工作任务的时候，也要能够清晰明了的将所有的工作交代清楚。语言能力一般的你，你在交接任务的时候，还是能够比较清楚明了的交代清楚，不会出现对方理解不清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数学能力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数学能力是从事这类工作所需的核心能力之一。数学能力指个体迅速、成功地完成数学活动的一种稳定的个性特征。这一类型的职业要求从业者能够利用所学的数学知识合理地解决员工的薪酬制定、公司福利等问题。这一类工作者要有很强的数据分析能力，对工作方面的数据有较强的敏感度，能够快速准确地做出合理的统计、归纳、分析和总结。数学能力一般的你，在工作中能够对业内的数据进行相应的运算，在学习上，对于需要运用数学方法的知识都掌握的还不错。</w:t>
            </w:r>
          </w:p>
        </w:tc>
      </w:tr>
    </w:tbl>
    <w:p>
      <w:pPr>
        <w:pStyle w:val="27"/>
        <w:spacing w:line="480" w:lineRule="exact"/>
        <w:ind w:left="480" w:firstLine="0" w:firstLineChars="0"/>
        <w:rPr>
          <w:rFonts w:ascii="Times New Roman" w:hAnsi="Times New Roman" w:eastAsia="黑体" w:cs="Times New Roman"/>
        </w:rPr>
      </w:pPr>
      <w:r>
        <w:rPr>
          <w:rFonts w:hint="eastAsia" w:ascii="Times New Roman" w:hAnsi="Times New Roman" w:eastAsia="黑体" w:cs="Times New Roman"/>
        </w:rPr>
        <w:t>（5）兴趣倾向分析</w:t>
      </w:r>
    </w:p>
    <w:p>
      <w:pPr>
        <w:spacing w:line="480" w:lineRule="exact"/>
        <w:ind w:firstLine="480"/>
      </w:pPr>
      <w:commentRangeStart w:id="32"/>
      <w:r>
        <w:rPr>
          <w:rFonts w:hint="eastAsia"/>
        </w:rPr>
        <w:t>你非常喜欢与人打交道，重视合作与沟通，在团队活动中，你会非常乐意去指派给每个成员各自的任务，帮助他们明确团队目标，并积极地去激励、指导他人更好地完成团队任务。因此，你会倾向于选择那些企业部门中的人员管理工作。</w:t>
      </w:r>
      <w:commentRangeEnd w:id="32"/>
      <w:r>
        <w:rPr>
          <w:rStyle w:val="24"/>
        </w:rPr>
        <w:commentReference w:id="32"/>
      </w:r>
    </w:p>
    <w:p>
      <w:pPr>
        <w:pStyle w:val="3"/>
      </w:pPr>
      <w:bookmarkStart w:id="26" w:name="_Toc493"/>
      <w:r>
        <w:rPr>
          <w:rFonts w:hint="eastAsia"/>
        </w:rPr>
        <w:t>4.3第二匹配职业与专业</w:t>
      </w:r>
      <w:bookmarkEnd w:id="26"/>
    </w:p>
    <w:tbl>
      <w:tblPr>
        <w:tblStyle w:val="26"/>
        <w:tblpPr w:leftFromText="180" w:rightFromText="180" w:vertAnchor="text" w:horzAnchor="page" w:tblpX="1858" w:tblpY="151"/>
        <w:tblOverlap w:val="never"/>
        <w:tblW w:w="8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第二匹配职业领域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line="480" w:lineRule="exact"/>
              <w:ind w:firstLine="480" w:firstLineChars="200"/>
              <w:rPr>
                <w:rFonts w:ascii="Times New Roman" w:hAnsi="Times New Roman" w:eastAsia="宋体" w:cs="Times New Roman"/>
                <w:b/>
                <w:bCs/>
                <w:kern w:val="0"/>
                <w:sz w:val="20"/>
                <w:szCs w:val="20"/>
              </w:rPr>
            </w:pPr>
            <w:r>
              <w:rPr>
                <w:rFonts w:hint="eastAsia" w:ascii="Times New Roman" w:hAnsi="Times New Roman" w:cs="Times New Roman" w:eastAsiaTheme="minorEastAsia"/>
                <w:kern w:val="2"/>
                <w:sz w:val="24"/>
                <w:szCs w:val="24"/>
              </w:rPr>
              <w:t>由于您个人内在或外在的因素限制，所以您可能会难以选择推荐的最佳职业领域。根据您的人格特性、兴趣倾向、一般认知潜能的三方面综合分析，为您提供第二匹配职业领域，根据分析，您比较适合从事</w:t>
            </w:r>
            <w:commentRangeStart w:id="33"/>
            <w:r>
              <w:rPr>
                <w:rFonts w:hint="eastAsia" w:ascii="Times New Roman" w:hAnsi="Times New Roman" w:cs="Times New Roman" w:eastAsiaTheme="minorEastAsia"/>
                <w:b/>
                <w:bCs/>
                <w:kern w:val="2"/>
                <w:sz w:val="24"/>
                <w:szCs w:val="24"/>
              </w:rPr>
              <w:t>事务管理型</w:t>
            </w:r>
            <w:commentRangeEnd w:id="33"/>
            <w:r>
              <w:rPr>
                <w:rStyle w:val="24"/>
                <w:rFonts w:asciiTheme="minorHAnsi" w:hAnsiTheme="minorHAnsi" w:eastAsiaTheme="minorEastAsia" w:cstheme="minorBidi"/>
                <w:kern w:val="2"/>
              </w:rPr>
              <w:commentReference w:id="33"/>
            </w:r>
            <w:r>
              <w:rPr>
                <w:rFonts w:hint="eastAsia" w:ascii="Times New Roman" w:hAnsi="Times New Roman" w:cs="Times New Roman" w:eastAsiaTheme="minorEastAsia"/>
                <w:kern w:val="2"/>
                <w:sz w:val="24"/>
                <w:szCs w:val="24"/>
              </w:rPr>
              <w:t>领域的工作。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典型职业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line="480" w:lineRule="exact"/>
              <w:ind w:firstLine="422" w:firstLineChars="210"/>
              <w:rPr>
                <w:rFonts w:ascii="Times New Roman" w:hAnsi="Times New Roman" w:eastAsia="宋体" w:cs="Times New Roman"/>
                <w:b/>
                <w:bCs/>
                <w:kern w:val="0"/>
                <w:sz w:val="20"/>
                <w:szCs w:val="20"/>
              </w:rPr>
            </w:pPr>
          </w:p>
          <w:p>
            <w:pPr>
              <w:spacing w:line="480" w:lineRule="exact"/>
              <w:ind w:firstLine="422" w:firstLineChars="210"/>
              <w:rPr>
                <w:rFonts w:ascii="Times New Roman" w:hAnsi="Times New Roman" w:eastAsia="宋体" w:cs="Times New Roman"/>
                <w:b/>
                <w:bCs/>
                <w:kern w:val="0"/>
                <w:sz w:val="20"/>
                <w:szCs w:val="20"/>
              </w:rPr>
            </w:pPr>
          </w:p>
          <w:p>
            <w:pPr>
              <w:spacing w:line="480" w:lineRule="exact"/>
              <w:ind w:firstLine="422" w:firstLineChars="210"/>
              <w:rPr>
                <w:rFonts w:ascii="Times New Roman" w:hAnsi="Times New Roman" w:eastAsia="宋体" w:cs="Times New Roman"/>
                <w:b/>
                <w:bCs/>
                <w:kern w:val="0"/>
                <w:sz w:val="20"/>
                <w:szCs w:val="20"/>
              </w:rPr>
            </w:pPr>
          </w:p>
          <w:p>
            <w:pPr>
              <w:spacing w:line="480" w:lineRule="exact"/>
              <w:ind w:firstLine="422" w:firstLineChars="210"/>
              <w:rPr>
                <w:rFonts w:ascii="Times New Roman" w:hAnsi="Times New Roman" w:eastAsia="宋体" w:cs="Times New Roman"/>
                <w:b/>
                <w:bCs/>
                <w:kern w:val="0"/>
                <w:sz w:val="20"/>
                <w:szCs w:val="20"/>
              </w:rPr>
            </w:pPr>
          </w:p>
          <w:p>
            <w:pPr>
              <w:spacing w:line="480" w:lineRule="exact"/>
              <w:ind w:firstLine="422" w:firstLineChars="210"/>
              <w:rPr>
                <w:rFonts w:ascii="Times New Roman" w:hAnsi="Times New Roman" w:eastAsia="宋体" w:cs="Times New Roman"/>
                <w:b/>
                <w:bCs/>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推荐专业</w:t>
            </w:r>
            <w:r>
              <w:rPr>
                <w:rFonts w:ascii="Times New Roman" w:hAnsi="Times New Roman" w:eastAsia="宋体" w:cs="Times New Roman"/>
                <w:kern w:val="0"/>
                <w:sz w:val="24"/>
                <w:szCs w:val="24"/>
              </w:rPr>
              <w:t>及专业代码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line="480" w:lineRule="exact"/>
              <w:ind w:firstLine="422" w:firstLineChars="210"/>
              <w:rPr>
                <w:rFonts w:ascii="Times New Roman" w:hAnsi="Times New Roman" w:eastAsia="宋体" w:cs="Times New Roman"/>
                <w:b/>
                <w:bCs/>
                <w:kern w:val="0"/>
                <w:sz w:val="20"/>
                <w:szCs w:val="20"/>
              </w:rPr>
            </w:pPr>
            <w:commentRangeStart w:id="34"/>
          </w:p>
          <w:p>
            <w:pPr>
              <w:spacing w:line="480" w:lineRule="exact"/>
              <w:ind w:firstLine="422" w:firstLineChars="210"/>
              <w:rPr>
                <w:rFonts w:ascii="Times New Roman" w:hAnsi="Times New Roman" w:eastAsia="宋体" w:cs="Times New Roman"/>
                <w:b/>
                <w:bCs/>
                <w:kern w:val="0"/>
                <w:sz w:val="20"/>
                <w:szCs w:val="20"/>
              </w:rPr>
            </w:pPr>
          </w:p>
          <w:p>
            <w:pPr>
              <w:spacing w:line="480" w:lineRule="exact"/>
              <w:ind w:firstLine="422" w:firstLineChars="210"/>
              <w:rPr>
                <w:rFonts w:ascii="Times New Roman" w:hAnsi="Times New Roman" w:eastAsia="宋体" w:cs="Times New Roman"/>
                <w:b/>
                <w:bCs/>
                <w:kern w:val="0"/>
                <w:sz w:val="20"/>
                <w:szCs w:val="20"/>
              </w:rPr>
            </w:pPr>
          </w:p>
          <w:p>
            <w:pPr>
              <w:spacing w:line="480" w:lineRule="exact"/>
              <w:ind w:firstLine="422" w:firstLineChars="210"/>
              <w:rPr>
                <w:rFonts w:ascii="Times New Roman" w:hAnsi="Times New Roman" w:eastAsia="宋体" w:cs="Times New Roman"/>
                <w:b/>
                <w:bCs/>
                <w:kern w:val="0"/>
                <w:sz w:val="20"/>
                <w:szCs w:val="20"/>
              </w:rPr>
            </w:pPr>
          </w:p>
          <w:commentRangeEnd w:id="34"/>
          <w:p>
            <w:pPr>
              <w:spacing w:line="480" w:lineRule="exact"/>
              <w:ind w:firstLine="441" w:firstLineChars="210"/>
              <w:rPr>
                <w:rFonts w:ascii="Times New Roman" w:hAnsi="Times New Roman" w:eastAsia="宋体" w:cs="Times New Roman"/>
                <w:b/>
                <w:bCs/>
                <w:kern w:val="0"/>
                <w:sz w:val="20"/>
                <w:szCs w:val="20"/>
              </w:rPr>
            </w:pPr>
            <w:r>
              <w:rPr>
                <w:rStyle w:val="24"/>
                <w:rFonts w:asciiTheme="minorHAnsi" w:hAnsiTheme="minorHAnsi" w:eastAsiaTheme="minorEastAsia" w:cstheme="minorBidi"/>
                <w:kern w:val="2"/>
              </w:rPr>
              <w:commentReference w:id="34"/>
            </w:r>
          </w:p>
        </w:tc>
      </w:tr>
    </w:tbl>
    <w:p>
      <w:pPr>
        <w:spacing w:line="480" w:lineRule="exact"/>
        <w:ind w:firstLine="480"/>
      </w:pPr>
      <w:commentRangeStart w:id="35"/>
      <w:r>
        <w:rPr>
          <w:rFonts w:hint="eastAsia"/>
        </w:rPr>
        <w:t>你在健谈、事实、理智、有条理、合群这些人格特性上符合该类职业领域的要求；具备该类职业领域所需要的人际交往能力、数学能力、组织管理能力等核心能力；并对该类职业有较高的兴趣；因此，你可以将该类职业领域作为备选职业。</w:t>
      </w:r>
      <w:commentRangeEnd w:id="35"/>
      <w:r>
        <w:rPr>
          <w:rStyle w:val="24"/>
        </w:rPr>
        <w:commentReference w:id="35"/>
      </w:r>
    </w:p>
    <w:p>
      <w:pPr>
        <w:pStyle w:val="3"/>
      </w:pPr>
      <w:bookmarkStart w:id="27" w:name="_Toc27359"/>
      <w:r>
        <w:rPr>
          <w:rFonts w:hint="eastAsia"/>
        </w:rPr>
        <w:t>4.4第三匹配职业与专业</w:t>
      </w:r>
      <w:bookmarkEnd w:id="27"/>
    </w:p>
    <w:tbl>
      <w:tblPr>
        <w:tblStyle w:val="26"/>
        <w:tblpPr w:leftFromText="180" w:rightFromText="180" w:vertAnchor="text" w:horzAnchor="page" w:tblpX="1820" w:tblpY="584"/>
        <w:tblOverlap w:val="never"/>
        <w:tblW w:w="8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第三匹配职业领域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line="480" w:lineRule="exact"/>
              <w:ind w:firstLine="480" w:firstLineChars="200"/>
              <w:rPr>
                <w:rFonts w:ascii="Times New Roman" w:hAnsi="Times New Roman" w:eastAsia="宋体" w:cs="Times New Roman"/>
                <w:b/>
                <w:bCs/>
                <w:kern w:val="0"/>
                <w:sz w:val="20"/>
                <w:szCs w:val="20"/>
              </w:rPr>
            </w:pPr>
            <w:r>
              <w:rPr>
                <w:rFonts w:hint="eastAsia" w:ascii="Times New Roman" w:hAnsi="Times New Roman" w:cs="Times New Roman" w:eastAsiaTheme="minorEastAsia"/>
                <w:kern w:val="2"/>
                <w:sz w:val="24"/>
                <w:szCs w:val="24"/>
              </w:rPr>
              <w:t>由于您个人内在或外在的因素限制，所以您可能会难以选择推荐的最佳职业领域。根据您的人格特性、兴趣倾向、一般认知潜能的三方面综合分析，为您提供第</w:t>
            </w:r>
            <w:r>
              <w:rPr>
                <w:rFonts w:hint="eastAsia" w:ascii="Times New Roman" w:hAnsi="Times New Roman" w:cs="Times New Roman"/>
                <w:kern w:val="2"/>
                <w:sz w:val="24"/>
                <w:szCs w:val="24"/>
                <w:lang w:eastAsia="zh-CN"/>
              </w:rPr>
              <w:t>三</w:t>
            </w:r>
            <w:r>
              <w:rPr>
                <w:rFonts w:hint="eastAsia" w:ascii="Times New Roman" w:hAnsi="Times New Roman" w:cs="Times New Roman" w:eastAsiaTheme="minorEastAsia"/>
                <w:kern w:val="2"/>
                <w:sz w:val="24"/>
                <w:szCs w:val="24"/>
              </w:rPr>
              <w:t>匹配职业领域，根据分析，您比较适合从事</w:t>
            </w:r>
            <w:commentRangeStart w:id="36"/>
            <w:r>
              <w:rPr>
                <w:rFonts w:hint="eastAsia" w:ascii="Times New Roman" w:hAnsi="Times New Roman" w:eastAsia="宋体" w:cs="Times New Roman"/>
                <w:b/>
                <w:bCs/>
                <w:kern w:val="2"/>
                <w:sz w:val="24"/>
                <w:szCs w:val="24"/>
              </w:rPr>
              <w:t>经济操作型</w:t>
            </w:r>
            <w:commentRangeEnd w:id="36"/>
            <w:r>
              <w:rPr>
                <w:rStyle w:val="24"/>
                <w:rFonts w:asciiTheme="minorHAnsi" w:hAnsiTheme="minorHAnsi" w:eastAsiaTheme="minorEastAsia" w:cstheme="minorBidi"/>
                <w:kern w:val="2"/>
              </w:rPr>
              <w:commentReference w:id="36"/>
            </w:r>
            <w:r>
              <w:rPr>
                <w:rFonts w:hint="eastAsia" w:ascii="Times New Roman" w:hAnsi="Times New Roman" w:cs="Times New Roman" w:eastAsiaTheme="minorEastAsia"/>
                <w:kern w:val="2"/>
                <w:sz w:val="24"/>
                <w:szCs w:val="24"/>
              </w:rPr>
              <w:t>领域的工作。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典型职业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2409" w:firstLineChars="1200"/>
              <w:rPr>
                <w:rFonts w:ascii="Times New Roman" w:hAnsi="Times New Roman" w:eastAsia="宋体" w:cs="Times New Roman"/>
                <w:b/>
                <w:bCs/>
                <w:kern w:val="0"/>
                <w:sz w:val="20"/>
                <w:szCs w:val="20"/>
              </w:rPr>
            </w:pPr>
          </w:p>
          <w:p>
            <w:pPr>
              <w:pStyle w:val="27"/>
              <w:spacing w:line="480" w:lineRule="exact"/>
              <w:ind w:firstLine="2409" w:firstLineChars="1200"/>
              <w:rPr>
                <w:rFonts w:ascii="Times New Roman" w:hAnsi="Times New Roman" w:eastAsia="宋体" w:cs="Times New Roman"/>
                <w:b/>
                <w:bCs/>
                <w:kern w:val="0"/>
                <w:sz w:val="20"/>
                <w:szCs w:val="20"/>
              </w:rPr>
            </w:pPr>
          </w:p>
          <w:p>
            <w:pPr>
              <w:pStyle w:val="27"/>
              <w:spacing w:line="480" w:lineRule="exact"/>
              <w:ind w:firstLine="2409" w:firstLineChars="1200"/>
              <w:rPr>
                <w:rFonts w:ascii="Times New Roman" w:hAnsi="Times New Roman" w:eastAsia="宋体" w:cs="Times New Roman"/>
                <w:b/>
                <w:bCs/>
                <w:kern w:val="0"/>
                <w:sz w:val="20"/>
                <w:szCs w:val="20"/>
              </w:rPr>
            </w:pPr>
          </w:p>
          <w:p>
            <w:pPr>
              <w:pStyle w:val="27"/>
              <w:spacing w:line="480" w:lineRule="exact"/>
              <w:ind w:firstLine="2409" w:firstLineChars="1200"/>
              <w:rPr>
                <w:rFonts w:ascii="Times New Roman" w:hAnsi="Times New Roman" w:eastAsia="宋体" w:cs="Times New Roman"/>
                <w:b/>
                <w:bCs/>
                <w:kern w:val="0"/>
                <w:sz w:val="20"/>
                <w:szCs w:val="20"/>
              </w:rPr>
            </w:pPr>
          </w:p>
          <w:p>
            <w:pPr>
              <w:pStyle w:val="27"/>
              <w:spacing w:line="480" w:lineRule="exact"/>
              <w:ind w:firstLine="2409" w:firstLineChars="1200"/>
              <w:rPr>
                <w:rFonts w:ascii="Times New Roman" w:hAnsi="Times New Roman" w:eastAsia="宋体" w:cs="Times New Roman"/>
                <w:b/>
                <w:bCs/>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推荐专业</w:t>
            </w:r>
            <w:r>
              <w:rPr>
                <w:rFonts w:ascii="Times New Roman" w:hAnsi="Times New Roman" w:eastAsia="宋体" w:cs="Times New Roman"/>
                <w:kern w:val="0"/>
                <w:sz w:val="24"/>
                <w:szCs w:val="24"/>
              </w:rPr>
              <w:t>及专业代码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2409" w:firstLineChars="1200"/>
              <w:rPr>
                <w:rFonts w:ascii="Times New Roman" w:hAnsi="Times New Roman" w:eastAsia="宋体" w:cs="Times New Roman"/>
                <w:b/>
                <w:bCs/>
                <w:kern w:val="0"/>
                <w:sz w:val="20"/>
                <w:szCs w:val="20"/>
              </w:rPr>
            </w:pPr>
            <w:commentRangeStart w:id="37"/>
          </w:p>
          <w:p>
            <w:pPr>
              <w:pStyle w:val="27"/>
              <w:spacing w:line="480" w:lineRule="exact"/>
              <w:ind w:firstLine="2409" w:firstLineChars="1200"/>
              <w:rPr>
                <w:rFonts w:ascii="Times New Roman" w:hAnsi="Times New Roman" w:eastAsia="宋体" w:cs="Times New Roman"/>
                <w:b/>
                <w:bCs/>
                <w:kern w:val="0"/>
                <w:sz w:val="20"/>
                <w:szCs w:val="20"/>
              </w:rPr>
            </w:pPr>
          </w:p>
          <w:p>
            <w:pPr>
              <w:pStyle w:val="27"/>
              <w:spacing w:line="480" w:lineRule="exact"/>
              <w:ind w:firstLine="2409" w:firstLineChars="1200"/>
              <w:rPr>
                <w:rFonts w:ascii="Times New Roman" w:hAnsi="Times New Roman" w:eastAsia="宋体" w:cs="Times New Roman"/>
                <w:b/>
                <w:bCs/>
                <w:kern w:val="0"/>
                <w:sz w:val="20"/>
                <w:szCs w:val="20"/>
              </w:rPr>
            </w:pPr>
          </w:p>
          <w:p>
            <w:pPr>
              <w:pStyle w:val="27"/>
              <w:spacing w:line="480" w:lineRule="exact"/>
              <w:ind w:firstLine="2409" w:firstLineChars="1200"/>
              <w:rPr>
                <w:rFonts w:ascii="Times New Roman" w:hAnsi="Times New Roman" w:eastAsia="宋体" w:cs="Times New Roman"/>
                <w:b/>
                <w:bCs/>
                <w:kern w:val="0"/>
                <w:sz w:val="20"/>
                <w:szCs w:val="20"/>
              </w:rPr>
            </w:pPr>
          </w:p>
          <w:commentRangeEnd w:id="37"/>
          <w:p>
            <w:pPr>
              <w:pStyle w:val="27"/>
              <w:spacing w:line="480" w:lineRule="exact"/>
              <w:ind w:firstLine="2520" w:firstLineChars="1200"/>
              <w:rPr>
                <w:rFonts w:ascii="Times New Roman" w:hAnsi="Times New Roman" w:eastAsia="宋体" w:cs="Times New Roman"/>
                <w:b/>
                <w:bCs/>
                <w:kern w:val="0"/>
                <w:sz w:val="20"/>
                <w:szCs w:val="20"/>
              </w:rPr>
            </w:pPr>
            <w:r>
              <w:rPr>
                <w:rStyle w:val="24"/>
                <w:rFonts w:asciiTheme="minorHAnsi" w:hAnsiTheme="minorHAnsi" w:eastAsiaTheme="minorEastAsia" w:cstheme="minorBidi"/>
                <w:kern w:val="2"/>
              </w:rPr>
              <w:commentReference w:id="37"/>
            </w:r>
          </w:p>
        </w:tc>
      </w:tr>
    </w:tbl>
    <w:p>
      <w:pPr>
        <w:spacing w:line="480" w:lineRule="exact"/>
        <w:ind w:firstLine="480"/>
      </w:pPr>
    </w:p>
    <w:p>
      <w:pPr>
        <w:spacing w:line="480" w:lineRule="exact"/>
        <w:ind w:firstLine="480"/>
      </w:pPr>
      <w:commentRangeStart w:id="38"/>
      <w:r>
        <w:rPr>
          <w:rFonts w:hint="eastAsia"/>
        </w:rPr>
        <w:t>你在活跃、健谈、理论、理智、灵活、合群这些人格特性上符合该类职业领域的要求；具备该类职业领域所需要的人际交往能力、语言能力、信息加工能力等核心能力；并对该类职业有较高的兴趣；因此，你可以将该类职业领域作为备选职业。</w:t>
      </w:r>
      <w:commentRangeEnd w:id="38"/>
      <w:r>
        <w:rPr>
          <w:rStyle w:val="24"/>
        </w:rPr>
        <w:commentReference w:id="38"/>
      </w:r>
    </w:p>
    <w:p/>
    <w:p/>
    <w:p>
      <w:pPr>
        <w:widowControl/>
        <w:jc w:val="left"/>
      </w:pPr>
      <w:r>
        <w:br w:type="page"/>
      </w:r>
    </w:p>
    <w:p>
      <w:pPr>
        <w:pStyle w:val="2"/>
      </w:pPr>
      <w:bookmarkStart w:id="28" w:name="_Toc11898"/>
      <w:r>
        <w:rPr>
          <w:rFonts w:hint="eastAsia"/>
        </w:rPr>
        <w:t>第五部分 学习特征评估</w:t>
      </w:r>
      <w:bookmarkEnd w:id="28"/>
    </w:p>
    <w:p>
      <w:pPr>
        <w:spacing w:line="480" w:lineRule="exact"/>
        <w:ind w:firstLine="480"/>
      </w:pPr>
      <w:r>
        <w:rPr>
          <w:rFonts w:hint="eastAsia"/>
        </w:rPr>
        <w:t>学习，是指通过</w:t>
      </w:r>
      <w:r>
        <w:fldChar w:fldCharType="begin"/>
      </w:r>
      <w:r>
        <w:instrText xml:space="preserve"> HYPERLINK "https://baike.baidu.com/item/%E9%98%85%E8%AF%BB" \t "https://baike.baidu.com/item/%E5%AD%A6%E4%B9%A0/_blank" </w:instrText>
      </w:r>
      <w:r>
        <w:fldChar w:fldCharType="separate"/>
      </w:r>
      <w:r>
        <w:t>阅读</w:t>
      </w:r>
      <w:r>
        <w:fldChar w:fldCharType="end"/>
      </w:r>
      <w:r>
        <w:t>、</w:t>
      </w:r>
      <w:r>
        <w:fldChar w:fldCharType="begin"/>
      </w:r>
      <w:r>
        <w:instrText xml:space="preserve"> HYPERLINK "https://baike.baidu.com/item/%E5%90%AC%E8%AE%B2" \t "https://baike.baidu.com/item/%E5%AD%A6%E4%B9%A0/_blank" </w:instrText>
      </w:r>
      <w:r>
        <w:fldChar w:fldCharType="separate"/>
      </w:r>
      <w:r>
        <w:t>听讲</w:t>
      </w:r>
      <w:r>
        <w:fldChar w:fldCharType="end"/>
      </w:r>
      <w:r>
        <w:t>、</w:t>
      </w:r>
      <w:r>
        <w:fldChar w:fldCharType="begin"/>
      </w:r>
      <w:r>
        <w:instrText xml:space="preserve"> HYPERLINK "https://baike.baidu.com/item/%E6%80%9D%E8%80%83/3097" \t "https://baike.baidu.com/item/%E5%AD%A6%E4%B9%A0/_blank" </w:instrText>
      </w:r>
      <w:r>
        <w:fldChar w:fldCharType="separate"/>
      </w:r>
      <w:r>
        <w:t>思考</w:t>
      </w:r>
      <w:r>
        <w:fldChar w:fldCharType="end"/>
      </w:r>
      <w:r>
        <w:t>、</w:t>
      </w:r>
      <w:r>
        <w:fldChar w:fldCharType="begin"/>
      </w:r>
      <w:r>
        <w:instrText xml:space="preserve"> HYPERLINK "https://baike.baidu.com/item/%E7%A0%94%E7%A9%B6" \t "https://baike.baidu.com/item/%E5%AD%A6%E4%B9%A0/_blank" </w:instrText>
      </w:r>
      <w:r>
        <w:fldChar w:fldCharType="separate"/>
      </w:r>
      <w:r>
        <w:t>研究</w:t>
      </w:r>
      <w:r>
        <w:fldChar w:fldCharType="end"/>
      </w:r>
      <w:r>
        <w:t>、实践等途径获得</w:t>
      </w:r>
      <w:r>
        <w:fldChar w:fldCharType="begin"/>
      </w:r>
      <w:r>
        <w:instrText xml:space="preserve"> HYPERLINK "https://baike.baidu.com/item/%E7%9F%A5%E8%AF%86/74245" \t "https://baike.baidu.com/item/%E5%AD%A6%E4%B9%A0/_blank" </w:instrText>
      </w:r>
      <w:r>
        <w:fldChar w:fldCharType="separate"/>
      </w:r>
      <w:r>
        <w:t>知识</w:t>
      </w:r>
      <w:r>
        <w:fldChar w:fldCharType="end"/>
      </w:r>
      <w:r>
        <w:t>或</w:t>
      </w:r>
      <w:r>
        <w:fldChar w:fldCharType="begin"/>
      </w:r>
      <w:r>
        <w:instrText xml:space="preserve"> HYPERLINK "https://baike.baidu.com/item/%E6%8A%80%E8%83%BD/33065" \t "https://baike.baidu.com/item/%E5%AD%A6%E4%B9%A0/_blank" </w:instrText>
      </w:r>
      <w:r>
        <w:fldChar w:fldCharType="separate"/>
      </w:r>
      <w:r>
        <w:t>技能</w:t>
      </w:r>
      <w:r>
        <w:fldChar w:fldCharType="end"/>
      </w:r>
      <w:r>
        <w:t>的</w:t>
      </w:r>
      <w:r>
        <w:fldChar w:fldCharType="begin"/>
      </w:r>
      <w:r>
        <w:instrText xml:space="preserve"> HYPERLINK "https://baike.baidu.com/item/%E8%BF%87%E7%A8%8B" \t "https://baike.baidu.com/item/%E5%AD%A6%E4%B9%A0/_blank" </w:instrText>
      </w:r>
      <w:r>
        <w:fldChar w:fldCharType="separate"/>
      </w:r>
      <w:r>
        <w:t>过程</w:t>
      </w:r>
      <w:r>
        <w:fldChar w:fldCharType="end"/>
      </w:r>
      <w:r>
        <w:t>。</w:t>
      </w:r>
      <w:r>
        <w:rPr>
          <w:rFonts w:hint="eastAsia"/>
        </w:rPr>
        <w:t>狭义的学习指学生的学习，是有目的、有计划、有组织、有系统地进行，在较短时间内接受前人所累积的科学文化知识、技能，并以此来充实自己的过程。检验一个人的学习是否成功，通常看两个指标，一是学习效率，二是学习效果。但很多学习者在学习过程中，准备是仓促的，行为是盲目的，自然就很难达到理想的效果。造成这种现象的主要原因在于，他们没有根据自身潜在的特质形成独特高效的学习谋略，也就是说，他们还未真正地学会学习。</w:t>
      </w:r>
    </w:p>
    <w:p>
      <w:pPr>
        <w:spacing w:line="480" w:lineRule="exact"/>
        <w:ind w:firstLine="480"/>
      </w:pPr>
      <w:r>
        <w:rPr>
          <w:rFonts w:hint="eastAsia"/>
        </w:rPr>
        <w:t>本报告是对您的学习特征进行分析与评价。包括基本学习能力、学习态度、学习过程、学习风格四个方面的内容。学习基本能力分析的是你的学习能力在群体中所表现出的优势与缺陷，指导你学习能力的培养；学习态度将评价的是你对学习的肯定或否定的思想倾向、情感倾向、行为方式，认清自己学习态度的好坏；学习过程分析评价你在学习过程中的执行方式，完善自己在学习过程中的不足；学习风格是你</w:t>
      </w:r>
      <w:r>
        <w:t>持续一贯的带有个性特征的学习方式和学习倾向</w:t>
      </w:r>
      <w:r>
        <w:rPr>
          <w:rFonts w:hint="eastAsia"/>
        </w:rPr>
        <w:t>，指导你良好学习习惯的养成。</w:t>
      </w: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pStyle w:val="3"/>
      </w:pPr>
      <w:bookmarkStart w:id="29" w:name="_Toc19072"/>
      <w:r>
        <w:t>5.1基本学习能力</w:t>
      </w:r>
      <w:bookmarkEnd w:id="29"/>
    </w:p>
    <w:p>
      <w:pPr>
        <w:spacing w:line="480" w:lineRule="exact"/>
        <w:ind w:firstLine="480"/>
      </w:pPr>
      <w:r>
        <w:rPr>
          <w:rFonts w:hint="eastAsia"/>
        </w:rPr>
        <w:t>高中是学生的学习潜能能够得到有效提</w:t>
      </w:r>
      <w:commentRangeStart w:id="39"/>
      <w:r>
        <w:rPr>
          <w:rFonts w:hint="eastAsia"/>
          <w:lang w:eastAsia="zh-CN"/>
        </w:rPr>
        <w:t>高</w:t>
      </w:r>
      <w:commentRangeEnd w:id="39"/>
      <w:r>
        <w:commentReference w:id="39"/>
      </w:r>
      <w:r>
        <w:rPr>
          <w:rFonts w:hint="eastAsia"/>
        </w:rPr>
        <w:t>的最佳时期，能力中有一般能力和特殊能力之分，一般能力是指观察、记忆、思维、想象等能力，它是人们完成任何活动所不可或缺的，是能力中最主要的基本能力；特殊能力是指人们从事特殊职业或专业需要的能力。虽然不同的学科对人有不同的能力要求，但总的来说，每个人的信息加工能力、工作记忆能力、表象能力、思维转换能力、逻辑推理能力是一个人进行学习活动，完成整个学习任务所应具备的基本学习能力。一个人学习能力的强弱会决定其掌握各种知识的成效，影响其学习效率的高低。因而越早发现自身潜能的优势与不足才能更好的扬长补短，学会学习。</w:t>
      </w:r>
    </w:p>
    <w:p>
      <w:pPr>
        <w:pStyle w:val="21"/>
      </w:pPr>
      <w:bookmarkStart w:id="30" w:name="_Toc23384"/>
      <w:r>
        <w:t>5.1.1基本学习能力评估结果</w:t>
      </w:r>
      <w:bookmarkEnd w:id="30"/>
    </w:p>
    <w:p>
      <w:pPr>
        <w:spacing w:line="480" w:lineRule="exact"/>
        <w:ind w:firstLine="480" w:firstLineChars="200"/>
      </w:pPr>
      <w:r>
        <w:t>在下表中</w:t>
      </w:r>
      <w:r>
        <w:rPr>
          <w:rFonts w:hint="eastAsia"/>
        </w:rPr>
        <w:t>学习能力</w:t>
      </w:r>
      <w:r>
        <w:t>水平值是测试个体在各项</w:t>
      </w:r>
      <w:r>
        <w:rPr>
          <w:rFonts w:hint="eastAsia"/>
        </w:rPr>
        <w:t>学习能力</w:t>
      </w:r>
      <w:r>
        <w:t>中的水平大小；</w:t>
      </w:r>
      <w:r>
        <w:rPr>
          <w:rFonts w:hint="eastAsia"/>
        </w:rPr>
        <w:t>常模</w:t>
      </w:r>
      <w:r>
        <w:t>范围是群体中大多数人在该项</w:t>
      </w:r>
      <w:r>
        <w:rPr>
          <w:rFonts w:hint="eastAsia"/>
        </w:rPr>
        <w:t>学习能力上</w:t>
      </w:r>
      <w:r>
        <w:t>的水平范围；出众百分</w:t>
      </w:r>
      <w:r>
        <w:rPr>
          <w:rFonts w:hint="eastAsia"/>
        </w:rPr>
        <w:t>数</w:t>
      </w:r>
      <w:r>
        <w:t>是与同类型群体相比在该项</w:t>
      </w:r>
      <w:r>
        <w:rPr>
          <w:rFonts w:hint="eastAsia"/>
        </w:rPr>
        <w:t>学习能力</w:t>
      </w:r>
      <w:r>
        <w:t>上的</w:t>
      </w:r>
      <w:r>
        <w:rPr>
          <w:rFonts w:hint="eastAsia"/>
        </w:rPr>
        <w:t>优势</w:t>
      </w:r>
      <w:r>
        <w:t>程度。</w:t>
      </w:r>
    </w:p>
    <w:p>
      <w:pPr>
        <w:spacing w:after="156" w:afterLines="50" w:line="480" w:lineRule="exact"/>
        <w:jc w:val="center"/>
        <w:rPr>
          <w:rFonts w:ascii="黑体" w:hAnsi="黑体" w:eastAsia="黑体"/>
        </w:rPr>
      </w:pPr>
      <w:commentRangeStart w:id="40"/>
      <w:r>
        <w:rPr>
          <w:rFonts w:hint="eastAsia" w:ascii="黑体" w:hAnsi="黑体" w:eastAsia="黑体"/>
        </w:rPr>
        <w:t>基本学习能力</w:t>
      </w:r>
      <w:r>
        <w:rPr>
          <w:rFonts w:ascii="黑体" w:hAnsi="黑体" w:eastAsia="黑体"/>
        </w:rPr>
        <w:t>指标评估详细结果</w:t>
      </w:r>
      <w:commentRangeEnd w:id="40"/>
      <w:r>
        <w:rPr>
          <w:rStyle w:val="24"/>
        </w:rPr>
        <w:commentReference w:id="40"/>
      </w:r>
    </w:p>
    <w:tbl>
      <w:tblPr>
        <w:tblStyle w:val="26"/>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8"/>
        <w:gridCol w:w="1116"/>
        <w:gridCol w:w="1136"/>
        <w:gridCol w:w="900"/>
        <w:gridCol w:w="739"/>
        <w:gridCol w:w="739"/>
        <w:gridCol w:w="739"/>
        <w:gridCol w:w="738"/>
        <w:gridCol w:w="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trPr>
        <w:tc>
          <w:tcPr>
            <w:tcW w:w="157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基本学</w:t>
            </w:r>
          </w:p>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习能力</w:t>
            </w:r>
          </w:p>
        </w:tc>
        <w:tc>
          <w:tcPr>
            <w:tcW w:w="1116"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学习能力</w:t>
            </w:r>
            <w:r>
              <w:rPr>
                <w:rFonts w:ascii="黑体" w:hAnsi="黑体" w:eastAsia="黑体" w:cs="Times New Roman"/>
                <w:kern w:val="0"/>
                <w:sz w:val="20"/>
                <w:szCs w:val="20"/>
              </w:rPr>
              <w:t>水平值</w:t>
            </w:r>
          </w:p>
        </w:tc>
        <w:tc>
          <w:tcPr>
            <w:tcW w:w="1136"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常模</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范围</w:t>
            </w:r>
          </w:p>
        </w:tc>
        <w:tc>
          <w:tcPr>
            <w:tcW w:w="900"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出众</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百分数</w:t>
            </w:r>
          </w:p>
        </w:tc>
        <w:tc>
          <w:tcPr>
            <w:tcW w:w="739"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非常低</w:t>
            </w:r>
          </w:p>
        </w:tc>
        <w:tc>
          <w:tcPr>
            <w:tcW w:w="739"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比较低</w:t>
            </w:r>
          </w:p>
        </w:tc>
        <w:tc>
          <w:tcPr>
            <w:tcW w:w="739"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一般</w:t>
            </w:r>
          </w:p>
        </w:tc>
        <w:tc>
          <w:tcPr>
            <w:tcW w:w="73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比较</w:t>
            </w:r>
            <w:r>
              <w:rPr>
                <w:rFonts w:hint="eastAsia" w:ascii="黑体" w:hAnsi="黑体" w:eastAsia="黑体" w:cs="Times New Roman"/>
                <w:kern w:val="0"/>
                <w:sz w:val="20"/>
                <w:szCs w:val="20"/>
              </w:rPr>
              <w:t>高</w:t>
            </w:r>
          </w:p>
        </w:tc>
        <w:tc>
          <w:tcPr>
            <w:tcW w:w="664"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非常</w:t>
            </w:r>
            <w:r>
              <w:rPr>
                <w:rFonts w:hint="eastAsia" w:ascii="黑体" w:hAnsi="黑体" w:eastAsia="黑体" w:cs="Times New Roman"/>
                <w:kern w:val="0"/>
                <w:sz w:val="20"/>
                <w:szCs w:val="2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0" w:hRule="atLeast"/>
        </w:trPr>
        <w:tc>
          <w:tcPr>
            <w:tcW w:w="1578"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工作记忆能力</w:t>
            </w:r>
          </w:p>
        </w:tc>
        <w:tc>
          <w:tcPr>
            <w:tcW w:w="1116"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169</w:t>
            </w:r>
          </w:p>
        </w:tc>
        <w:tc>
          <w:tcPr>
            <w:tcW w:w="1136"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88～112</w:t>
            </w:r>
          </w:p>
        </w:tc>
        <w:tc>
          <w:tcPr>
            <w:tcW w:w="900"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12%</w:t>
            </w:r>
          </w:p>
        </w:tc>
        <w:tc>
          <w:tcPr>
            <w:tcW w:w="3619"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17632" behindDoc="0" locked="0" layoutInCell="1" allowOverlap="1">
                      <wp:simplePos x="0" y="0"/>
                      <wp:positionH relativeFrom="column">
                        <wp:posOffset>-41910</wp:posOffset>
                      </wp:positionH>
                      <wp:positionV relativeFrom="paragraph">
                        <wp:posOffset>137160</wp:posOffset>
                      </wp:positionV>
                      <wp:extent cx="2166620" cy="127000"/>
                      <wp:effectExtent l="6350" t="6350" r="17780" b="19050"/>
                      <wp:wrapNone/>
                      <wp:docPr id="45" name="矩形 45"/>
                      <wp:cNvGraphicFramePr/>
                      <a:graphic xmlns:a="http://schemas.openxmlformats.org/drawingml/2006/main">
                        <a:graphicData uri="http://schemas.microsoft.com/office/word/2010/wordprocessingShape">
                          <wps:wsp>
                            <wps:cNvSpPr/>
                            <wps:spPr>
                              <a:xfrm>
                                <a:off x="0" y="0"/>
                                <a:ext cx="2167151" cy="129384"/>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10.8pt;height:10pt;width:170.6pt;z-index:251717632;v-text-anchor:middle;mso-width-relative:page;mso-height-relative:page;" fillcolor="#9DC3E6 [1940]" filled="t" stroked="t" coordsize="21600,21600" o:gfxdata="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02jJ61wAAAAgBAAAPAAAAAAAAAAEAIAAAACIA&#10;AABkcnMvZG93bnJldi54bWxQSwECFAAUAAAACACHTuJA47IeU3wCAAACBQAADgAAAAAAAAABACAA&#10;AAAmAQAAZHJzL2Uyb0RvYy54bWxQSwUGAAAAAAYABgBZAQAAFAY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0" w:hRule="atLeast"/>
        </w:trPr>
        <w:tc>
          <w:tcPr>
            <w:tcW w:w="1578"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信息加工</w:t>
            </w:r>
            <w:r>
              <w:rPr>
                <w:rFonts w:hint="eastAsia" w:ascii="Times New Roman" w:hAnsi="Times New Roman" w:eastAsia="宋体" w:cs="Times New Roman"/>
                <w:kern w:val="0"/>
                <w:sz w:val="20"/>
                <w:szCs w:val="20"/>
              </w:rPr>
              <w:t>能力</w:t>
            </w:r>
          </w:p>
        </w:tc>
        <w:tc>
          <w:tcPr>
            <w:tcW w:w="1116" w:type="dxa"/>
            <w:vAlign w:val="center"/>
          </w:tcPr>
          <w:p>
            <w:pPr>
              <w:spacing w:line="400" w:lineRule="exact"/>
              <w:jc w:val="center"/>
              <w:rPr>
                <w:rFonts w:ascii="Times New Roman" w:hAnsi="Times New Roman" w:eastAsia="宋体" w:cs="Times New Roman"/>
                <w:kern w:val="0"/>
                <w:sz w:val="20"/>
                <w:szCs w:val="20"/>
              </w:rPr>
            </w:pPr>
          </w:p>
        </w:tc>
        <w:tc>
          <w:tcPr>
            <w:tcW w:w="1136" w:type="dxa"/>
            <w:vAlign w:val="center"/>
          </w:tcPr>
          <w:p>
            <w:pPr>
              <w:spacing w:line="400" w:lineRule="exact"/>
              <w:jc w:val="center"/>
              <w:rPr>
                <w:rFonts w:ascii="Times New Roman" w:hAnsi="Times New Roman" w:eastAsia="宋体" w:cs="Times New Roman"/>
                <w:kern w:val="0"/>
                <w:sz w:val="20"/>
                <w:szCs w:val="20"/>
              </w:rPr>
            </w:pPr>
          </w:p>
        </w:tc>
        <w:tc>
          <w:tcPr>
            <w:tcW w:w="900" w:type="dxa"/>
            <w:vAlign w:val="center"/>
          </w:tcPr>
          <w:p>
            <w:pPr>
              <w:spacing w:line="400" w:lineRule="exact"/>
              <w:jc w:val="center"/>
              <w:rPr>
                <w:rFonts w:ascii="Times New Roman" w:hAnsi="Times New Roman" w:eastAsia="宋体" w:cs="Times New Roman"/>
                <w:kern w:val="0"/>
                <w:sz w:val="20"/>
                <w:szCs w:val="20"/>
              </w:rPr>
            </w:pPr>
          </w:p>
        </w:tc>
        <w:tc>
          <w:tcPr>
            <w:tcW w:w="3619"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18656" behindDoc="0" locked="0" layoutInCell="1" allowOverlap="1">
                      <wp:simplePos x="0" y="0"/>
                      <wp:positionH relativeFrom="column">
                        <wp:posOffset>-49530</wp:posOffset>
                      </wp:positionH>
                      <wp:positionV relativeFrom="paragraph">
                        <wp:posOffset>84455</wp:posOffset>
                      </wp:positionV>
                      <wp:extent cx="1709420" cy="153035"/>
                      <wp:effectExtent l="6350" t="6350" r="17780" b="12065"/>
                      <wp:wrapNone/>
                      <wp:docPr id="46" name="矩形 46"/>
                      <wp:cNvGraphicFramePr/>
                      <a:graphic xmlns:a="http://schemas.openxmlformats.org/drawingml/2006/main">
                        <a:graphicData uri="http://schemas.microsoft.com/office/word/2010/wordprocessingShape">
                          <wps:wsp>
                            <wps:cNvSpPr/>
                            <wps:spPr>
                              <a:xfrm>
                                <a:off x="0" y="0"/>
                                <a:ext cx="1709951" cy="15322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pt;margin-top:6.65pt;height:12.05pt;width:134.6pt;z-index:251718656;v-text-anchor:middle;mso-width-relative:page;mso-height-relative:page;" fillcolor="#92D050" filled="t" stroked="t" coordsize="21600,21600" o:gfxdata="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sQRInXAAAACAEAAA8AAAAAAAAAAQAgAAAAIgAAAGRycy9kb3ducmV2LnhtbFBL&#10;AQIUABQAAAAIAIdO4kCiyKLZaQIAAMkEAAAOAAAAAAAAAAEAIAAAACYBAABkcnMvZTJvRG9jLnht&#10;bFBLBQYAAAAABgAGAFkBAAABBg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6" w:hRule="atLeast"/>
        </w:trPr>
        <w:tc>
          <w:tcPr>
            <w:tcW w:w="1578"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表象能力</w:t>
            </w:r>
          </w:p>
        </w:tc>
        <w:tc>
          <w:tcPr>
            <w:tcW w:w="1116" w:type="dxa"/>
            <w:vAlign w:val="center"/>
          </w:tcPr>
          <w:p>
            <w:pPr>
              <w:spacing w:line="400" w:lineRule="exact"/>
              <w:jc w:val="center"/>
              <w:rPr>
                <w:rFonts w:ascii="Times New Roman" w:hAnsi="Times New Roman" w:eastAsia="宋体" w:cs="Times New Roman"/>
                <w:kern w:val="0"/>
                <w:sz w:val="20"/>
                <w:szCs w:val="20"/>
              </w:rPr>
            </w:pPr>
          </w:p>
        </w:tc>
        <w:tc>
          <w:tcPr>
            <w:tcW w:w="1136" w:type="dxa"/>
            <w:vAlign w:val="center"/>
          </w:tcPr>
          <w:p>
            <w:pPr>
              <w:spacing w:line="400" w:lineRule="exact"/>
              <w:jc w:val="center"/>
              <w:rPr>
                <w:rFonts w:ascii="Times New Roman" w:hAnsi="Times New Roman" w:eastAsia="宋体" w:cs="Times New Roman"/>
                <w:kern w:val="0"/>
                <w:sz w:val="20"/>
                <w:szCs w:val="20"/>
              </w:rPr>
            </w:pPr>
          </w:p>
        </w:tc>
        <w:tc>
          <w:tcPr>
            <w:tcW w:w="900" w:type="dxa"/>
            <w:vAlign w:val="center"/>
          </w:tcPr>
          <w:p>
            <w:pPr>
              <w:spacing w:line="400" w:lineRule="exact"/>
              <w:jc w:val="center"/>
              <w:rPr>
                <w:rFonts w:ascii="Times New Roman" w:hAnsi="Times New Roman" w:eastAsia="宋体" w:cs="Times New Roman"/>
                <w:kern w:val="0"/>
                <w:sz w:val="20"/>
                <w:szCs w:val="20"/>
              </w:rPr>
            </w:pPr>
          </w:p>
        </w:tc>
        <w:tc>
          <w:tcPr>
            <w:tcW w:w="3619"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19680" behindDoc="0" locked="0" layoutInCell="1" allowOverlap="1">
                      <wp:simplePos x="0" y="0"/>
                      <wp:positionH relativeFrom="column">
                        <wp:posOffset>-41910</wp:posOffset>
                      </wp:positionH>
                      <wp:positionV relativeFrom="paragraph">
                        <wp:posOffset>93345</wp:posOffset>
                      </wp:positionV>
                      <wp:extent cx="1137920" cy="142240"/>
                      <wp:effectExtent l="6350" t="6350" r="17780" b="22860"/>
                      <wp:wrapNone/>
                      <wp:docPr id="47" name="矩形 47"/>
                      <wp:cNvGraphicFramePr/>
                      <a:graphic xmlns:a="http://schemas.openxmlformats.org/drawingml/2006/main">
                        <a:graphicData uri="http://schemas.microsoft.com/office/word/2010/wordprocessingShape">
                          <wps:wsp>
                            <wps:cNvSpPr/>
                            <wps:spPr>
                              <a:xfrm>
                                <a:off x="0" y="0"/>
                                <a:ext cx="1137920" cy="14224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7.35pt;height:11.2pt;width:89.6pt;z-index:251719680;v-text-anchor:middle;mso-width-relative:page;mso-height-relative:page;" fillcolor="#FFC000" filled="t" stroked="t" coordsize="21600,21600" o:gfxdata="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jRRQudYAAAAIAQAADwAAAAAAAAABACAAAAAiAAAAZHJzL2Rvd25yZXYueG1sUEsBAhQA&#10;FAAAAAgAh07iQDHNC2pmAgAAyQQAAA4AAAAAAAAAAQAgAAAAJQEAAGRycy9lMm9Eb2MueG1sUEsF&#10;BgAAAAAGAAYAWQEAAP0FA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0" w:hRule="atLeast"/>
        </w:trPr>
        <w:tc>
          <w:tcPr>
            <w:tcW w:w="157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思维转换能力</w:t>
            </w:r>
          </w:p>
        </w:tc>
        <w:tc>
          <w:tcPr>
            <w:tcW w:w="1116" w:type="dxa"/>
            <w:vAlign w:val="center"/>
          </w:tcPr>
          <w:p>
            <w:pPr>
              <w:spacing w:line="400" w:lineRule="exact"/>
              <w:jc w:val="center"/>
              <w:rPr>
                <w:rFonts w:ascii="Times New Roman" w:hAnsi="Times New Roman" w:eastAsia="宋体" w:cs="Times New Roman"/>
                <w:kern w:val="0"/>
                <w:sz w:val="20"/>
                <w:szCs w:val="20"/>
              </w:rPr>
            </w:pPr>
          </w:p>
        </w:tc>
        <w:tc>
          <w:tcPr>
            <w:tcW w:w="1136" w:type="dxa"/>
            <w:vAlign w:val="center"/>
          </w:tcPr>
          <w:p>
            <w:pPr>
              <w:spacing w:line="400" w:lineRule="exact"/>
              <w:jc w:val="center"/>
              <w:rPr>
                <w:rFonts w:ascii="Times New Roman" w:hAnsi="Times New Roman" w:eastAsia="宋体" w:cs="Times New Roman"/>
                <w:kern w:val="0"/>
                <w:sz w:val="20"/>
                <w:szCs w:val="20"/>
              </w:rPr>
            </w:pPr>
          </w:p>
        </w:tc>
        <w:tc>
          <w:tcPr>
            <w:tcW w:w="900" w:type="dxa"/>
            <w:vAlign w:val="center"/>
          </w:tcPr>
          <w:p>
            <w:pPr>
              <w:spacing w:line="400" w:lineRule="exact"/>
              <w:jc w:val="center"/>
              <w:rPr>
                <w:rFonts w:ascii="Times New Roman" w:hAnsi="Times New Roman" w:eastAsia="宋体" w:cs="Times New Roman"/>
                <w:kern w:val="0"/>
                <w:sz w:val="20"/>
                <w:szCs w:val="20"/>
              </w:rPr>
            </w:pPr>
          </w:p>
        </w:tc>
        <w:tc>
          <w:tcPr>
            <w:tcW w:w="3619"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20704" behindDoc="0" locked="0" layoutInCell="1" allowOverlap="1">
                      <wp:simplePos x="0" y="0"/>
                      <wp:positionH relativeFrom="column">
                        <wp:posOffset>-41910</wp:posOffset>
                      </wp:positionH>
                      <wp:positionV relativeFrom="paragraph">
                        <wp:posOffset>79375</wp:posOffset>
                      </wp:positionV>
                      <wp:extent cx="795020" cy="157480"/>
                      <wp:effectExtent l="6350" t="6350" r="17780" b="7620"/>
                      <wp:wrapNone/>
                      <wp:docPr id="48" name="矩形 48"/>
                      <wp:cNvGraphicFramePr/>
                      <a:graphic xmlns:a="http://schemas.openxmlformats.org/drawingml/2006/main">
                        <a:graphicData uri="http://schemas.microsoft.com/office/word/2010/wordprocessingShape">
                          <wps:wsp>
                            <wps:cNvSpPr/>
                            <wps:spPr>
                              <a:xfrm>
                                <a:off x="0" y="0"/>
                                <a:ext cx="795551" cy="15789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6.25pt;height:12.4pt;width:62.6pt;z-index:251720704;v-text-anchor:middle;mso-width-relative:page;mso-height-relative:page;" fillcolor="#FF0000" filled="t" stroked="t" coordsize="21600,21600" o:gfxdata="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kd4ULZAAAACAEAAA8AAAAAAAAAAQAgAAAAIgAAAGRycy9kb3ducmV2LnhtbFBLAQIU&#10;ABQAAAAIAIdO4kDgVPDwZAIAAMgEAAAOAAAAAAAAAAEAIAAAACgBAABkcnMvZTJvRG9jLnhtbFBL&#10;BQYAAAAABgAGAFkBAAD+BQ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0" w:hRule="atLeast"/>
        </w:trPr>
        <w:tc>
          <w:tcPr>
            <w:tcW w:w="1578"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逻辑推理能力</w:t>
            </w:r>
          </w:p>
        </w:tc>
        <w:tc>
          <w:tcPr>
            <w:tcW w:w="1116" w:type="dxa"/>
            <w:vAlign w:val="center"/>
          </w:tcPr>
          <w:p>
            <w:pPr>
              <w:spacing w:line="400" w:lineRule="exact"/>
              <w:jc w:val="center"/>
              <w:rPr>
                <w:rFonts w:ascii="Times New Roman" w:hAnsi="Times New Roman" w:eastAsia="宋体" w:cs="Times New Roman"/>
                <w:kern w:val="0"/>
                <w:sz w:val="20"/>
                <w:szCs w:val="20"/>
              </w:rPr>
            </w:pPr>
          </w:p>
        </w:tc>
        <w:tc>
          <w:tcPr>
            <w:tcW w:w="1136" w:type="dxa"/>
            <w:vAlign w:val="center"/>
          </w:tcPr>
          <w:p>
            <w:pPr>
              <w:spacing w:line="400" w:lineRule="exact"/>
              <w:jc w:val="center"/>
              <w:rPr>
                <w:rFonts w:ascii="Times New Roman" w:hAnsi="Times New Roman" w:eastAsia="宋体" w:cs="Times New Roman"/>
                <w:kern w:val="0"/>
                <w:sz w:val="20"/>
                <w:szCs w:val="20"/>
              </w:rPr>
            </w:pPr>
          </w:p>
        </w:tc>
        <w:tc>
          <w:tcPr>
            <w:tcW w:w="900" w:type="dxa"/>
            <w:vAlign w:val="center"/>
          </w:tcPr>
          <w:p>
            <w:pPr>
              <w:spacing w:line="400" w:lineRule="exact"/>
              <w:jc w:val="center"/>
              <w:rPr>
                <w:rFonts w:ascii="Times New Roman" w:hAnsi="Times New Roman" w:eastAsia="宋体" w:cs="Times New Roman"/>
                <w:kern w:val="0"/>
                <w:sz w:val="20"/>
                <w:szCs w:val="20"/>
              </w:rPr>
            </w:pPr>
          </w:p>
        </w:tc>
        <w:tc>
          <w:tcPr>
            <w:tcW w:w="3619"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21728" behindDoc="0" locked="0" layoutInCell="1" allowOverlap="1">
                      <wp:simplePos x="0" y="0"/>
                      <wp:positionH relativeFrom="column">
                        <wp:posOffset>-46990</wp:posOffset>
                      </wp:positionH>
                      <wp:positionV relativeFrom="paragraph">
                        <wp:posOffset>102235</wp:posOffset>
                      </wp:positionV>
                      <wp:extent cx="300990" cy="127635"/>
                      <wp:effectExtent l="6350" t="6350" r="16510" b="18415"/>
                      <wp:wrapNone/>
                      <wp:docPr id="49" name="矩形 49"/>
                      <wp:cNvGraphicFramePr/>
                      <a:graphic xmlns:a="http://schemas.openxmlformats.org/drawingml/2006/main">
                        <a:graphicData uri="http://schemas.microsoft.com/office/word/2010/wordprocessingShape">
                          <wps:wsp>
                            <wps:cNvSpPr/>
                            <wps:spPr>
                              <a:xfrm>
                                <a:off x="0" y="0"/>
                                <a:ext cx="301029" cy="128244"/>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8.05pt;height:10.05pt;width:23.7pt;z-index:251721728;v-text-anchor:middle;mso-width-relative:page;mso-height-relative:page;" fillcolor="#FF0000" filled="t" stroked="t" coordsize="21600,21600" o:gfxdata="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y0gZvYAAAABwEAAA8AAAAAAAAAAQAgAAAAIgAAAGRycy9kb3ducmV2LnhtbFBLAQIUABQA&#10;AAAIAIdO4kCkxyMSYgIAAMgEAAAOAAAAAAAAAAEAIAAAACcBAABkcnMvZTJvRG9jLnhtbFBLBQYA&#10;AAAABgAGAFkBAAD7BQAAAAA=&#10;">
                      <v:fill on="t" focussize="0,0"/>
                      <v:stroke weight="1pt" color="#41719C [3204]" miterlimit="8" joinstyle="miter"/>
                      <v:imagedata o:title=""/>
                      <o:lock v:ext="edit" aspectratio="f"/>
                    </v:rect>
                  </w:pict>
                </mc:Fallback>
              </mc:AlternateContent>
            </w:r>
          </w:p>
        </w:tc>
      </w:tr>
    </w:tbl>
    <w:p>
      <w:pPr>
        <w:widowControl/>
        <w:autoSpaceDE w:val="0"/>
        <w:autoSpaceDN w:val="0"/>
        <w:adjustRightInd w:val="0"/>
        <w:spacing w:after="240" w:line="280" w:lineRule="atLeast"/>
        <w:rPr>
          <w:rFonts w:ascii="黑体" w:hAnsi="黑体" w:eastAsia="黑体" w:cs="Times"/>
          <w:color w:val="000000"/>
          <w:kern w:val="0"/>
        </w:rPr>
      </w:pPr>
    </w:p>
    <w:p>
      <w:pPr>
        <w:pStyle w:val="21"/>
      </w:pPr>
      <w:bookmarkStart w:id="31" w:name="_Toc28102"/>
      <w:r>
        <w:rPr>
          <w:rFonts w:hint="eastAsia"/>
        </w:rPr>
        <w:t>5.1.2</w:t>
      </w:r>
      <w:commentRangeStart w:id="41"/>
      <w:r>
        <w:rPr>
          <w:rFonts w:hint="eastAsia"/>
        </w:rPr>
        <w:t>基本学习能力分析</w:t>
      </w:r>
      <w:commentRangeEnd w:id="41"/>
      <w:r>
        <w:rPr>
          <w:rStyle w:val="24"/>
          <w:rFonts w:asciiTheme="minorHAnsi" w:hAnsiTheme="minorHAnsi" w:eastAsiaTheme="minorEastAsia" w:cstheme="minorBidi"/>
          <w:b w:val="0"/>
          <w:bCs w:val="0"/>
        </w:rPr>
        <w:commentReference w:id="41"/>
      </w:r>
      <w:bookmarkEnd w:id="31"/>
    </w:p>
    <w:tbl>
      <w:tblPr>
        <w:tblStyle w:val="26"/>
        <w:tblW w:w="8288" w:type="dxa"/>
        <w:tblInd w:w="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工作记忆能力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工作记忆能力是学习潜力的一个重要组成部分，它是一个人在学习中所需要具备的核心能力之一。你的工作记忆能力一般，在学习过程中，能够有效地处理基本的信息，对于不太复杂的阅读任务或者背诵任务，你可以同时完成。只是因为你的脑海之中不能同时装下太多的东西，所以你若是你觉得有些吃力的时候，要适时的的调整自己，最好是一件事情一件事情的专心做完，不要贪图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信息加工能力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信息加工能力是学习潜力的一个重要组成部分，它是一个人在学习中所需要具备的核心能力之一。你的信息加工能力一般，在学习过程中，你已经具备了基本的快速而准确地选择和处理信息的能力，能够对所学的知识进行基础的组合、归纳等。你的思维反应还算灵活，基本能够抓住学习中遇见问题的核心部分，然后进行解决。在今后的学习中，建议你学会合理的安排时间，提高自己的学习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表象能力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ind w:firstLine="480" w:firstLineChars="20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表象能力是学习潜力的一个重要组成部分，它是一个人在学习中所需要具备的核心能力之一。你的表象能力一般，在学习的过程中，当事物不在眼前的时候，你的头脑中能够出现关于事物的形象。在解决理科方面需要数形结合的题时，比如数学中的空间几何问题，能够掌握方法，脑海之中出现相应的图形，进行解题。表象能力对于绘画、美术、创作等方面也是有非常大的帮助。对你的建议是在平日的生活中，多观察事物，将事物的模样记在脑海之中，并且随时提取出来，在脑海之中形成印象，以此来帮助你提高你的表象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思维转换能力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思维转换能力是学习潜力的一个重要组成部分，它是一个人在学习中所需要具备的核心能力之一。你的思维转换能力一般，在学习过程中，你能够从多个角度观察同一现象，用不同的思维考虑问题。你在思维上能够将问题形象生动的转化成自己容易理解的形式，比如将数学中文字性的题目转换为图形理解。因为现在高考比较注重考生的综合能力，所以很多题不仅仅单一的考一个知识点，会考学生能否将平日里所学的知识融会贯通，灵活运用。你的思维转换能力在同龄人之中处于普遍水平，能够处理好不太复杂的综合性的题目，建议，多做一些综合性的练习题，加强自己这方面的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逻辑推理能力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逻辑推理能力是学习潜力的一个重要组成部分，它是一个人在学习中所需要具备的核心能力之一。你的逻辑推理能力一般，在学习的过程中，你能够较快的思考分析、比较敏捷的反应，然后掌握问题的核心，不太复杂的题目，你是能够在最短时间内作出正确合理选择。逻辑推理是在把握了事物与事物之间内在的必然联系之后才能展开的。你的逻辑推理能力在同龄人之中处于普遍水平，建议你首先是要学会“同中求异”的思考习惯；将相同事物进行比较，找出其中在某个方面的不同之处，将相同的事物区别开来。同时还必须学会“异中求同”的思考习惯；对不同的事物进行比较，找出其中在某个方面的相同之处，将不同的事物归纳起来。</w:t>
            </w:r>
          </w:p>
        </w:tc>
      </w:tr>
    </w:tbl>
    <w:p>
      <w:pPr>
        <w:pStyle w:val="27"/>
        <w:spacing w:line="480" w:lineRule="exact"/>
        <w:ind w:firstLine="0" w:firstLineChars="0"/>
        <w:rPr>
          <w:rFonts w:ascii="Times New Roman" w:hAnsi="Times New Roman" w:eastAsia="黑体" w:cs="Times New Roman"/>
          <w:sz w:val="28"/>
          <w:szCs w:val="28"/>
        </w:rPr>
      </w:pPr>
    </w:p>
    <w:p>
      <w:pPr>
        <w:pStyle w:val="27"/>
        <w:spacing w:line="480" w:lineRule="exact"/>
        <w:ind w:firstLine="0" w:firstLineChars="0"/>
        <w:rPr>
          <w:rFonts w:ascii="Times New Roman" w:hAnsi="Times New Roman" w:eastAsia="黑体" w:cs="Times New Roman"/>
          <w:sz w:val="28"/>
          <w:szCs w:val="28"/>
        </w:rPr>
      </w:pPr>
    </w:p>
    <w:p>
      <w:pPr>
        <w:pStyle w:val="27"/>
        <w:spacing w:line="480" w:lineRule="exact"/>
        <w:ind w:firstLine="0" w:firstLineChars="0"/>
        <w:rPr>
          <w:rFonts w:ascii="Times New Roman" w:hAnsi="Times New Roman" w:eastAsia="黑体" w:cs="Times New Roman"/>
          <w:sz w:val="28"/>
          <w:szCs w:val="28"/>
        </w:rPr>
      </w:pPr>
    </w:p>
    <w:p>
      <w:pPr>
        <w:pStyle w:val="27"/>
        <w:spacing w:line="480" w:lineRule="exact"/>
        <w:ind w:firstLine="0" w:firstLineChars="0"/>
        <w:rPr>
          <w:rFonts w:ascii="Times New Roman" w:hAnsi="Times New Roman" w:eastAsia="黑体" w:cs="Times New Roman"/>
          <w:sz w:val="28"/>
          <w:szCs w:val="28"/>
        </w:rPr>
      </w:pPr>
    </w:p>
    <w:p>
      <w:pPr>
        <w:pStyle w:val="27"/>
        <w:spacing w:line="480" w:lineRule="exact"/>
        <w:ind w:firstLine="0" w:firstLineChars="0"/>
        <w:rPr>
          <w:rFonts w:ascii="Times New Roman" w:hAnsi="Times New Roman" w:eastAsia="黑体" w:cs="Times New Roman"/>
          <w:sz w:val="28"/>
          <w:szCs w:val="28"/>
        </w:rPr>
      </w:pPr>
    </w:p>
    <w:p>
      <w:pPr>
        <w:pStyle w:val="27"/>
        <w:spacing w:line="480" w:lineRule="exact"/>
        <w:ind w:firstLine="0" w:firstLineChars="0"/>
        <w:rPr>
          <w:rFonts w:ascii="Times New Roman" w:hAnsi="Times New Roman" w:eastAsia="黑体" w:cs="Times New Roman"/>
          <w:sz w:val="28"/>
          <w:szCs w:val="28"/>
        </w:rPr>
      </w:pPr>
    </w:p>
    <w:p>
      <w:pPr>
        <w:pStyle w:val="27"/>
        <w:spacing w:line="480" w:lineRule="exact"/>
        <w:ind w:firstLine="0" w:firstLineChars="0"/>
        <w:rPr>
          <w:rFonts w:ascii="Times New Roman" w:hAnsi="Times New Roman" w:eastAsia="黑体" w:cs="Times New Roman"/>
          <w:sz w:val="28"/>
          <w:szCs w:val="28"/>
        </w:rPr>
      </w:pPr>
    </w:p>
    <w:p>
      <w:pPr>
        <w:pStyle w:val="27"/>
        <w:spacing w:line="480" w:lineRule="exact"/>
        <w:ind w:firstLine="0" w:firstLineChars="0"/>
        <w:rPr>
          <w:rFonts w:ascii="Times New Roman" w:hAnsi="Times New Roman" w:eastAsia="黑体" w:cs="Times New Roman"/>
          <w:sz w:val="28"/>
          <w:szCs w:val="28"/>
        </w:rPr>
      </w:pPr>
    </w:p>
    <w:p>
      <w:pPr>
        <w:pStyle w:val="27"/>
        <w:spacing w:line="480" w:lineRule="exact"/>
        <w:ind w:firstLine="0" w:firstLineChars="0"/>
        <w:rPr>
          <w:rFonts w:ascii="Times New Roman" w:hAnsi="Times New Roman" w:eastAsia="黑体" w:cs="Times New Roman"/>
          <w:sz w:val="28"/>
          <w:szCs w:val="28"/>
        </w:rPr>
      </w:pPr>
    </w:p>
    <w:p>
      <w:pPr>
        <w:pStyle w:val="27"/>
        <w:spacing w:line="480" w:lineRule="exact"/>
        <w:ind w:firstLine="0" w:firstLineChars="0"/>
        <w:rPr>
          <w:rFonts w:ascii="Times New Roman" w:hAnsi="Times New Roman" w:eastAsia="黑体" w:cs="Times New Roman"/>
          <w:sz w:val="28"/>
          <w:szCs w:val="28"/>
        </w:rPr>
      </w:pPr>
    </w:p>
    <w:p>
      <w:pPr>
        <w:pStyle w:val="27"/>
        <w:spacing w:line="480" w:lineRule="exact"/>
        <w:ind w:firstLine="0" w:firstLineChars="0"/>
        <w:rPr>
          <w:rFonts w:ascii="Times New Roman" w:hAnsi="Times New Roman" w:eastAsia="黑体" w:cs="Times New Roman"/>
          <w:sz w:val="28"/>
          <w:szCs w:val="28"/>
        </w:rPr>
      </w:pPr>
    </w:p>
    <w:p>
      <w:pPr>
        <w:pStyle w:val="27"/>
        <w:spacing w:line="480" w:lineRule="exact"/>
        <w:ind w:firstLine="0" w:firstLineChars="0"/>
        <w:rPr>
          <w:rFonts w:ascii="Times New Roman" w:hAnsi="Times New Roman" w:eastAsia="黑体" w:cs="Times New Roman"/>
          <w:sz w:val="28"/>
          <w:szCs w:val="28"/>
        </w:rPr>
      </w:pPr>
    </w:p>
    <w:p>
      <w:pPr>
        <w:pStyle w:val="3"/>
      </w:pPr>
      <w:bookmarkStart w:id="32" w:name="_Toc19597"/>
      <w:r>
        <w:rPr>
          <w:rFonts w:hint="eastAsia"/>
        </w:rPr>
        <w:t>5.2学习</w:t>
      </w:r>
      <w:r>
        <w:t>态度</w:t>
      </w:r>
      <w:bookmarkEnd w:id="32"/>
    </w:p>
    <w:p>
      <w:pPr>
        <w:spacing w:line="480" w:lineRule="exact"/>
        <w:ind w:firstLine="480"/>
      </w:pPr>
      <w:r>
        <w:rPr>
          <w:rFonts w:hint="eastAsia"/>
        </w:rPr>
        <w:t>态度是个体对特定对象（人、观念或者事件等）所持有的稳定的心理倾向。这种心理倾向蕴含着个体的主观评价以及由此产生的行为倾向性。学习态度是指学习者对学习较为持久的肯定或否定的行为倾向或内部反应的准备状态。它通常可以从学生对待学习的认知、情感和行为意向来解释说明。认知成分是指学生对学习活动或所学课程的一种带有评价意义的认识和理解，它反映着学生对学习的价值的认识，它是学习态度的基础。情感成分是指学生伴随认知而产生的情绪或情感体验，如对学习的喜欢或厌恶等，由于情感本身就反映出学生的学习态度，因此情感成分是态度的核心。行为意向则是</w:t>
      </w:r>
      <w:del w:id="92" w:author="HUANGBin" w:date="2018-01-23T17:22:02Z">
        <w:r>
          <w:rPr>
            <w:rFonts w:hint="eastAsia"/>
            <w:lang w:val="en-US" w:eastAsia="zh-CN"/>
          </w:rPr>
          <w:delText>2</w:delText>
        </w:r>
      </w:del>
      <w:r>
        <w:rPr>
          <w:rFonts w:hint="eastAsia"/>
        </w:rPr>
        <w:t>指学生对学习的反应倾向，即行为的准备状态，准备对学习做出某种反应。一般来说，学习态度的上述三种成分是相互协调一致的。</w:t>
      </w:r>
    </w:p>
    <w:p>
      <w:pPr>
        <w:spacing w:line="480" w:lineRule="exact"/>
        <w:ind w:firstLine="480" w:firstLineChars="200"/>
      </w:pPr>
      <w:r>
        <w:rPr>
          <w:rFonts w:hint="eastAsia"/>
        </w:rPr>
        <w:t>学习态度对于学习行为具有调节作用，其表现在对学习对象的选择上，心理学家琼斯的某项实验证明，态度具有某种过滤作用；当然其还表现在学生对学习环境的反应上，当学生在学习态度于教学环境上保持一致时，就积极努力地学习，但反之就会出现回避学习环境并产生不利于学习的行为。</w:t>
      </w:r>
    </w:p>
    <w:p>
      <w:pPr>
        <w:spacing w:line="480" w:lineRule="exact"/>
        <w:ind w:firstLine="480" w:firstLineChars="200"/>
      </w:pPr>
      <w:r>
        <w:rPr>
          <w:rFonts w:hint="eastAsia"/>
        </w:rPr>
        <w:t>学习态度对学习效果也是具有影响的，根据心理学家麦独孤和史密斯的一项实验中发现，积极的学习态度对学习速度有促进作用。如在学校情境中，如果其他条件基本相等，学习态度好的学生，其学习效果总是远胜于学习态度差的。</w:t>
      </w:r>
    </w:p>
    <w:p>
      <w:pPr>
        <w:spacing w:line="480" w:lineRule="exact"/>
        <w:ind w:firstLine="480" w:firstLineChars="200"/>
      </w:pPr>
      <w:r>
        <w:rPr>
          <w:rFonts w:hint="eastAsia"/>
        </w:rPr>
        <w:t>学生在学习中对所受挫折的耐受力，与学生的学习态度是密切相关的。如，一个认为学习很有意义、喜爱学习的学生，当他（她）在学习中遇到困难与阻力的时候，耐受力就高，表现出吃苦耐劳、百折不屈和勇往直前的精神。反之，耐受力较低的，往往表现出灰心丧气，甚至一蹶不振。</w:t>
      </w:r>
    </w:p>
    <w:p>
      <w:pPr>
        <w:pStyle w:val="21"/>
        <w:pPrChange w:id="93" w:author="HUANGBin" w:date="2018-02-06T10:15:08Z">
          <w:pPr/>
        </w:pPrChange>
      </w:pPr>
      <w:bookmarkStart w:id="33" w:name="_Toc32560"/>
      <w:r>
        <w:rPr>
          <w:rFonts w:hint="eastAsia"/>
        </w:rPr>
        <w:t>5.</w:t>
      </w:r>
      <w:r>
        <w:rPr>
          <w:rFonts w:hint="eastAsia"/>
          <w:lang w:val="en-US" w:eastAsia="zh-CN"/>
        </w:rPr>
        <w:t>2</w:t>
      </w:r>
      <w:r>
        <w:rPr>
          <w:rFonts w:hint="eastAsia"/>
        </w:rPr>
        <w:t>.1</w:t>
      </w:r>
      <w:r>
        <w:rPr>
          <w:rFonts w:hint="eastAsia" w:eastAsia="黑体" w:asciiTheme="majorHAnsi" w:hAnsiTheme="majorHAnsi"/>
          <w:rPrChange w:id="94" w:author="HUANGBin" w:date="2018-02-06T10:15:08Z">
            <w:rPr>
              <w:rFonts w:hint="eastAsia" w:ascii="黑体" w:hAnsi="黑体" w:eastAsia="黑体"/>
            </w:rPr>
          </w:rPrChange>
        </w:rPr>
        <w:t>学习态度评估结果</w:t>
      </w:r>
      <w:bookmarkEnd w:id="33"/>
    </w:p>
    <w:p>
      <w:pPr>
        <w:spacing w:line="480" w:lineRule="exact"/>
        <w:ind w:firstLine="480" w:firstLineChars="200"/>
      </w:pPr>
      <w:r>
        <w:rPr>
          <w:rFonts w:hint="eastAsia"/>
        </w:rPr>
        <w:t>在下表中学习态度水平值是测试个体在各项学习态度指标中的水平大小，值越高则在该指标上学习态度越好。常模范围是群体中大多数人在该项上的水平范围，</w:t>
      </w:r>
      <w:r>
        <w:t>图中评估的</w:t>
      </w:r>
      <w:r>
        <w:rPr>
          <w:rFonts w:hint="eastAsia"/>
        </w:rPr>
        <w:t>学习态度水平</w:t>
      </w:r>
      <w:r>
        <w:t>值高于常模范围，</w:t>
      </w:r>
      <w:r>
        <w:rPr>
          <w:rFonts w:hint="eastAsia"/>
        </w:rPr>
        <w:t>则</w:t>
      </w:r>
      <w:r>
        <w:t>说明在该</w:t>
      </w:r>
      <w:r>
        <w:rPr>
          <w:rFonts w:hint="eastAsia"/>
        </w:rPr>
        <w:t>学习态度指标上</w:t>
      </w:r>
      <w:r>
        <w:rPr>
          <w:rFonts w:hint="eastAsia"/>
          <w:highlight w:val="none"/>
        </w:rPr>
        <w:t>较</w:t>
      </w:r>
      <w:r>
        <w:rPr>
          <w:rFonts w:hint="eastAsia"/>
          <w:highlight w:val="none"/>
          <w:lang w:eastAsia="zh-CN"/>
        </w:rPr>
        <w:t>大多数人</w:t>
      </w:r>
      <w:r>
        <w:rPr>
          <w:rFonts w:hint="eastAsia"/>
          <w:highlight w:val="none"/>
        </w:rPr>
        <w:t>好</w:t>
      </w:r>
      <w:r>
        <w:rPr>
          <w:highlight w:val="none"/>
        </w:rPr>
        <w:t>；若</w:t>
      </w:r>
      <w:r>
        <w:rPr>
          <w:rFonts w:hint="eastAsia"/>
          <w:highlight w:val="none"/>
        </w:rPr>
        <w:t>学习态度</w:t>
      </w:r>
      <w:r>
        <w:rPr>
          <w:highlight w:val="none"/>
        </w:rPr>
        <w:t>水平</w:t>
      </w:r>
      <w:ins w:id="95" w:author="HUANGBin" w:date="2018-01-23T17:41:36Z">
        <w:commentRangeStart w:id="42"/>
        <w:r>
          <w:rPr>
            <w:rFonts w:hint="eastAsia"/>
            <w:highlight w:val="none"/>
            <w:lang w:eastAsia="zh-CN"/>
          </w:rPr>
          <w:t>值</w:t>
        </w:r>
        <w:commentRangeEnd w:id="42"/>
      </w:ins>
      <w:r>
        <w:commentReference w:id="42"/>
      </w:r>
      <w:r>
        <w:rPr>
          <w:highlight w:val="none"/>
        </w:rPr>
        <w:t>在常模范围</w:t>
      </w:r>
      <w:ins w:id="96" w:author="HUANGBin" w:date="2018-01-23T17:41:41Z">
        <w:commentRangeStart w:id="43"/>
        <w:r>
          <w:rPr>
            <w:rFonts w:hint="eastAsia"/>
            <w:highlight w:val="none"/>
            <w:lang w:eastAsia="zh-CN"/>
          </w:rPr>
          <w:t>内</w:t>
        </w:r>
        <w:commentRangeEnd w:id="43"/>
      </w:ins>
      <w:r>
        <w:commentReference w:id="43"/>
      </w:r>
      <w:r>
        <w:rPr>
          <w:highlight w:val="none"/>
        </w:rPr>
        <w:t>，</w:t>
      </w:r>
      <w:r>
        <w:rPr>
          <w:rFonts w:hint="eastAsia"/>
          <w:highlight w:val="none"/>
        </w:rPr>
        <w:t>则</w:t>
      </w:r>
      <w:r>
        <w:rPr>
          <w:highlight w:val="none"/>
        </w:rPr>
        <w:t>说明</w:t>
      </w:r>
      <w:r>
        <w:rPr>
          <w:rFonts w:hint="eastAsia"/>
          <w:highlight w:val="none"/>
        </w:rPr>
        <w:t>该学习态度指标</w:t>
      </w:r>
      <w:r>
        <w:rPr>
          <w:highlight w:val="none"/>
        </w:rPr>
        <w:t>与大多数人无明显</w:t>
      </w:r>
      <w:r>
        <w:rPr>
          <w:rFonts w:hint="eastAsia"/>
          <w:highlight w:val="none"/>
        </w:rPr>
        <w:t>差异；</w:t>
      </w:r>
      <w:r>
        <w:rPr>
          <w:highlight w:val="none"/>
        </w:rPr>
        <w:t>若</w:t>
      </w:r>
      <w:r>
        <w:rPr>
          <w:rFonts w:hint="eastAsia"/>
          <w:highlight w:val="none"/>
        </w:rPr>
        <w:t>学习态度水平</w:t>
      </w:r>
      <w:ins w:id="97" w:author="HUANGBin" w:date="2018-01-23T19:17:58Z">
        <w:r>
          <w:rPr>
            <w:rFonts w:hint="eastAsia"/>
            <w:highlight w:val="none"/>
            <w:lang w:eastAsia="zh-CN"/>
          </w:rPr>
          <w:t>值</w:t>
        </w:r>
      </w:ins>
      <w:r>
        <w:rPr>
          <w:rFonts w:hint="eastAsia"/>
          <w:highlight w:val="none"/>
        </w:rPr>
        <w:t>低于</w:t>
      </w:r>
      <w:r>
        <w:rPr>
          <w:highlight w:val="none"/>
        </w:rPr>
        <w:t>常模范围，</w:t>
      </w:r>
      <w:r>
        <w:rPr>
          <w:rFonts w:hint="eastAsia"/>
          <w:highlight w:val="none"/>
        </w:rPr>
        <w:t>则</w:t>
      </w:r>
      <w:r>
        <w:rPr>
          <w:highlight w:val="none"/>
        </w:rPr>
        <w:t>说明</w:t>
      </w:r>
      <w:r>
        <w:rPr>
          <w:rFonts w:hint="eastAsia"/>
          <w:highlight w:val="none"/>
        </w:rPr>
        <w:t>在该学习态度指标上较</w:t>
      </w:r>
      <w:r>
        <w:rPr>
          <w:rFonts w:hint="eastAsia"/>
          <w:highlight w:val="none"/>
          <w:lang w:eastAsia="zh-CN"/>
        </w:rPr>
        <w:t>大多数人</w:t>
      </w:r>
      <w:r>
        <w:rPr>
          <w:rFonts w:hint="eastAsia"/>
        </w:rPr>
        <w:t>差；最终学习态度的好坏</w:t>
      </w:r>
      <w:ins w:id="98" w:author="HUANGBin" w:date="2018-01-23T18:37:06Z">
        <w:r>
          <w:rPr>
            <w:rFonts w:hint="eastAsia"/>
            <w:lang w:eastAsia="zh-CN"/>
          </w:rPr>
          <w:t>由</w:t>
        </w:r>
      </w:ins>
      <w:del w:id="99" w:author="HUANGBin" w:date="2018-01-23T18:37:02Z">
        <w:r>
          <w:rPr>
            <w:rFonts w:hint="eastAsia"/>
          </w:rPr>
          <w:delText>取</w:delText>
        </w:r>
      </w:del>
      <w:del w:id="100" w:author="HUANGBin" w:date="2018-01-23T18:37:01Z">
        <w:r>
          <w:rPr>
            <w:rFonts w:hint="eastAsia"/>
          </w:rPr>
          <w:delText>决于</w:delText>
        </w:r>
      </w:del>
      <w:r>
        <w:rPr>
          <w:rFonts w:hint="eastAsia"/>
        </w:rPr>
        <w:t>测试者</w:t>
      </w:r>
      <w:del w:id="101" w:author="HUANGBin" w:date="2018-01-23T18:36:46Z">
        <w:r>
          <w:rPr>
            <w:rFonts w:hint="eastAsia"/>
          </w:rPr>
          <w:delText>在</w:delText>
        </w:r>
      </w:del>
      <w:r>
        <w:rPr>
          <w:rFonts w:hint="eastAsia"/>
        </w:rPr>
        <w:t>认知、情感、行为意向三个指标</w:t>
      </w:r>
      <w:ins w:id="102" w:author="HUANGBin" w:date="2018-01-23T18:37:13Z">
        <w:r>
          <w:rPr>
            <w:rFonts w:hint="eastAsia"/>
            <w:lang w:eastAsia="zh-CN"/>
          </w:rPr>
          <w:t>共同</w:t>
        </w:r>
      </w:ins>
      <w:ins w:id="103" w:author="HUANGBin" w:date="2018-01-23T18:37:14Z">
        <w:r>
          <w:rPr>
            <w:rFonts w:hint="eastAsia"/>
            <w:lang w:eastAsia="zh-CN"/>
          </w:rPr>
          <w:t>决定</w:t>
        </w:r>
      </w:ins>
      <w:del w:id="104" w:author="HUANGBin" w:date="2018-01-23T18:36:38Z">
        <w:r>
          <w:rPr>
            <w:rFonts w:hint="eastAsia"/>
          </w:rPr>
          <w:delText>的平</w:delText>
        </w:r>
      </w:del>
      <w:del w:id="105" w:author="HUANGBin" w:date="2018-01-23T18:36:37Z">
        <w:r>
          <w:rPr>
            <w:rFonts w:hint="eastAsia"/>
          </w:rPr>
          <w:delText>均值</w:delText>
        </w:r>
      </w:del>
      <w:r>
        <w:rPr>
          <w:rFonts w:hint="eastAsia"/>
        </w:rPr>
        <w:t>。</w:t>
      </w:r>
    </w:p>
    <w:p>
      <w:pPr>
        <w:spacing w:after="156" w:afterLines="50" w:line="480" w:lineRule="exact"/>
        <w:jc w:val="center"/>
        <w:rPr>
          <w:rFonts w:ascii="黑体" w:hAnsi="黑体" w:eastAsia="黑体"/>
        </w:rPr>
      </w:pPr>
      <w:commentRangeStart w:id="44"/>
      <w:r>
        <w:rPr>
          <w:rFonts w:hint="eastAsia" w:ascii="黑体" w:hAnsi="黑体" w:eastAsia="黑体"/>
        </w:rPr>
        <w:t>学习态度指标评估详细结果</w:t>
      </w:r>
      <w:commentRangeEnd w:id="44"/>
      <w:r>
        <w:rPr>
          <w:rStyle w:val="24"/>
        </w:rPr>
        <w:commentReference w:id="44"/>
      </w:r>
    </w:p>
    <w:tbl>
      <w:tblPr>
        <w:tblStyle w:val="26"/>
        <w:tblW w:w="83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4"/>
        <w:gridCol w:w="1088"/>
        <w:gridCol w:w="1159"/>
        <w:gridCol w:w="905"/>
        <w:gridCol w:w="905"/>
        <w:gridCol w:w="905"/>
        <w:gridCol w:w="907"/>
        <w:gridCol w:w="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5" w:hRule="atLeast"/>
        </w:trPr>
        <w:tc>
          <w:tcPr>
            <w:tcW w:w="1574" w:type="dxa"/>
            <w:vMerge w:val="restart"/>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学习态度</w:t>
            </w:r>
          </w:p>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指标</w:t>
            </w:r>
          </w:p>
        </w:tc>
        <w:tc>
          <w:tcPr>
            <w:tcW w:w="1088" w:type="dxa"/>
            <w:vMerge w:val="restart"/>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学习态度</w:t>
            </w:r>
            <w:r>
              <w:rPr>
                <w:rFonts w:ascii="黑体" w:hAnsi="黑体" w:eastAsia="黑体" w:cs="Times New Roman"/>
                <w:kern w:val="0"/>
                <w:sz w:val="20"/>
                <w:szCs w:val="20"/>
              </w:rPr>
              <w:t>水平值</w:t>
            </w:r>
          </w:p>
        </w:tc>
        <w:tc>
          <w:tcPr>
            <w:tcW w:w="1159" w:type="dxa"/>
            <w:vMerge w:val="restart"/>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常模</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范围</w:t>
            </w:r>
          </w:p>
        </w:tc>
        <w:tc>
          <w:tcPr>
            <w:tcW w:w="905"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非常差</w:t>
            </w:r>
          </w:p>
        </w:tc>
        <w:tc>
          <w:tcPr>
            <w:tcW w:w="905"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较差</w:t>
            </w:r>
          </w:p>
        </w:tc>
        <w:tc>
          <w:tcPr>
            <w:tcW w:w="905"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一般</w:t>
            </w:r>
          </w:p>
        </w:tc>
        <w:tc>
          <w:tcPr>
            <w:tcW w:w="907"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较好</w:t>
            </w:r>
          </w:p>
        </w:tc>
        <w:tc>
          <w:tcPr>
            <w:tcW w:w="909"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非常好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5" w:hRule="atLeast"/>
        </w:trPr>
        <w:tc>
          <w:tcPr>
            <w:tcW w:w="1574" w:type="dxa"/>
            <w:vMerge w:val="continue"/>
            <w:shd w:val="clear" w:color="auto" w:fill="FFE599" w:themeFill="accent4" w:themeFillTint="66"/>
            <w:vAlign w:val="center"/>
          </w:tcPr>
          <w:p>
            <w:pPr>
              <w:spacing w:line="480" w:lineRule="exact"/>
              <w:jc w:val="center"/>
              <w:rPr>
                <w:rFonts w:ascii="Times New Roman" w:hAnsi="Times New Roman" w:eastAsia="宋体" w:cs="Times New Roman"/>
                <w:kern w:val="0"/>
                <w:sz w:val="20"/>
                <w:szCs w:val="20"/>
              </w:rPr>
            </w:pPr>
          </w:p>
        </w:tc>
        <w:tc>
          <w:tcPr>
            <w:tcW w:w="1088" w:type="dxa"/>
            <w:vMerge w:val="continue"/>
            <w:shd w:val="clear" w:color="auto" w:fill="FFE599" w:themeFill="accent4" w:themeFillTint="66"/>
            <w:vAlign w:val="center"/>
          </w:tcPr>
          <w:p>
            <w:pPr>
              <w:spacing w:line="480" w:lineRule="exact"/>
              <w:jc w:val="center"/>
              <w:rPr>
                <w:rFonts w:ascii="Times New Roman" w:hAnsi="Times New Roman" w:eastAsia="宋体" w:cs="Times New Roman"/>
                <w:kern w:val="0"/>
                <w:sz w:val="20"/>
                <w:szCs w:val="20"/>
              </w:rPr>
            </w:pPr>
          </w:p>
        </w:tc>
        <w:tc>
          <w:tcPr>
            <w:tcW w:w="1159" w:type="dxa"/>
            <w:vMerge w:val="continue"/>
            <w:shd w:val="clear" w:color="auto" w:fill="FFE599" w:themeFill="accent4" w:themeFillTint="66"/>
            <w:vAlign w:val="center"/>
          </w:tcPr>
          <w:p>
            <w:pPr>
              <w:spacing w:line="480" w:lineRule="exact"/>
              <w:jc w:val="center"/>
              <w:rPr>
                <w:rFonts w:ascii="Times New Roman" w:hAnsi="Times New Roman" w:eastAsia="宋体" w:cs="Times New Roman"/>
                <w:kern w:val="0"/>
                <w:sz w:val="20"/>
                <w:szCs w:val="20"/>
              </w:rPr>
            </w:pPr>
          </w:p>
        </w:tc>
        <w:tc>
          <w:tcPr>
            <w:tcW w:w="905"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1</w:t>
            </w:r>
          </w:p>
        </w:tc>
        <w:tc>
          <w:tcPr>
            <w:tcW w:w="905"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2</w:t>
            </w:r>
          </w:p>
        </w:tc>
        <w:tc>
          <w:tcPr>
            <w:tcW w:w="905"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3</w:t>
            </w:r>
          </w:p>
        </w:tc>
        <w:tc>
          <w:tcPr>
            <w:tcW w:w="907"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4</w:t>
            </w:r>
          </w:p>
        </w:tc>
        <w:tc>
          <w:tcPr>
            <w:tcW w:w="909"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3" w:hRule="atLeast"/>
        </w:trPr>
        <w:tc>
          <w:tcPr>
            <w:tcW w:w="1574"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认知</w:t>
            </w:r>
          </w:p>
        </w:tc>
        <w:tc>
          <w:tcPr>
            <w:tcW w:w="108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3.2</w:t>
            </w:r>
          </w:p>
        </w:tc>
        <w:tc>
          <w:tcPr>
            <w:tcW w:w="1159"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1.2</w:t>
            </w:r>
            <w:r>
              <w:rPr>
                <w:rFonts w:ascii="Times New Roman" w:hAnsi="Times New Roman" w:eastAsia="宋体" w:cs="Times New Roman"/>
                <w:kern w:val="0"/>
                <w:sz w:val="20"/>
                <w:szCs w:val="20"/>
              </w:rPr>
              <w:t>～</w:t>
            </w:r>
            <w:r>
              <w:rPr>
                <w:rFonts w:hint="eastAsia" w:ascii="Times New Roman" w:hAnsi="Times New Roman" w:eastAsia="宋体" w:cs="Times New Roman"/>
                <w:kern w:val="0"/>
                <w:sz w:val="20"/>
                <w:szCs w:val="20"/>
              </w:rPr>
              <w:t>1.6</w:t>
            </w:r>
          </w:p>
        </w:tc>
        <w:tc>
          <w:tcPr>
            <w:tcW w:w="4531"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25824" behindDoc="0" locked="0" layoutInCell="1" allowOverlap="1">
                      <wp:simplePos x="0" y="0"/>
                      <wp:positionH relativeFrom="column">
                        <wp:posOffset>322580</wp:posOffset>
                      </wp:positionH>
                      <wp:positionV relativeFrom="paragraph">
                        <wp:posOffset>167640</wp:posOffset>
                      </wp:positionV>
                      <wp:extent cx="500380" cy="261620"/>
                      <wp:effectExtent l="6350" t="6350" r="7620" b="17780"/>
                      <wp:wrapNone/>
                      <wp:docPr id="50" name="矩形 50"/>
                      <wp:cNvGraphicFramePr/>
                      <a:graphic xmlns:a="http://schemas.openxmlformats.org/drawingml/2006/main">
                        <a:graphicData uri="http://schemas.microsoft.com/office/word/2010/wordprocessingShape">
                          <wps:wsp>
                            <wps:cNvSpPr/>
                            <wps:spPr>
                              <a:xfrm>
                                <a:off x="3893185" y="5857240"/>
                                <a:ext cx="500380" cy="261620"/>
                              </a:xfrm>
                              <a:prstGeom prst="rect">
                                <a:avLst/>
                              </a:prstGeom>
                              <a:solidFill>
                                <a:schemeClr val="accent3">
                                  <a:alpha val="49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4pt;margin-top:13.2pt;height:20.6pt;width:39.4pt;z-index:251725824;v-text-anchor:middle;mso-width-relative:page;mso-height-relative:page;" fillcolor="#A5A5A5 [3206]" filled="t" stroked="t" coordsize="21600,21600" o:gfxdata="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H6zWu/YAAAACAEAAA8AAAAAAAAAAQAgAAAAIgAA&#10;AGRycy9kb3ducmV2LnhtbFBLAQIUABQAAAAIAIdO4kDXNM16egIAAPUEAAAOAAAAAAAAAAEAIAAA&#10;ACcBAABkcnMvZTJvRG9jLnhtbFBLBQYAAAAABgAGAFkBAAATBgAAAAA=&#10;">
                      <v:fill on="t" opacity="32112f" focussize="0,0"/>
                      <v:stroke weight="1pt" color="#787878 [3206]"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22752" behindDoc="0" locked="0" layoutInCell="1" allowOverlap="1">
                      <wp:simplePos x="0" y="0"/>
                      <wp:positionH relativeFrom="column">
                        <wp:posOffset>-49530</wp:posOffset>
                      </wp:positionH>
                      <wp:positionV relativeFrom="paragraph">
                        <wp:posOffset>236220</wp:posOffset>
                      </wp:positionV>
                      <wp:extent cx="2166620" cy="127000"/>
                      <wp:effectExtent l="6350" t="6350" r="17780" b="19050"/>
                      <wp:wrapNone/>
                      <wp:docPr id="51" name="矩形 51"/>
                      <wp:cNvGraphicFramePr/>
                      <a:graphic xmlns:a="http://schemas.openxmlformats.org/drawingml/2006/main">
                        <a:graphicData uri="http://schemas.microsoft.com/office/word/2010/wordprocessingShape">
                          <wps:wsp>
                            <wps:cNvSpPr/>
                            <wps:spPr>
                              <a:xfrm>
                                <a:off x="0" y="0"/>
                                <a:ext cx="2167151" cy="129384"/>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pt;margin-top:18.6pt;height:10pt;width:170.6pt;z-index:251722752;v-text-anchor:middle;mso-width-relative:page;mso-height-relative:page;" fillcolor="#FF0000" filled="t" stroked="t" coordsize="21600,21600" o:gfxdata="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WvKjaAAAACAEAAA8AAAAAAAAAAQAgAAAAIgAAAGRycy9kb3ducmV2LnhtbFBLAQIU&#10;ABQAAAAIAIdO4kA59vj6YwIAAMkEAAAOAAAAAAAAAAEAIAAAACkBAABkcnMvZTJvRG9jLnhtbFBL&#10;BQYAAAAABgAGAFkBAAD+BQ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3" w:hRule="atLeast"/>
        </w:trPr>
        <w:tc>
          <w:tcPr>
            <w:tcW w:w="1574"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情感</w:t>
            </w:r>
          </w:p>
        </w:tc>
        <w:tc>
          <w:tcPr>
            <w:tcW w:w="1088" w:type="dxa"/>
            <w:vAlign w:val="center"/>
          </w:tcPr>
          <w:p>
            <w:pPr>
              <w:spacing w:line="400" w:lineRule="exact"/>
              <w:jc w:val="center"/>
              <w:rPr>
                <w:rFonts w:ascii="Times New Roman" w:hAnsi="Times New Roman" w:eastAsia="宋体" w:cs="Times New Roman"/>
                <w:kern w:val="0"/>
                <w:sz w:val="20"/>
                <w:szCs w:val="20"/>
              </w:rPr>
            </w:pPr>
          </w:p>
        </w:tc>
        <w:tc>
          <w:tcPr>
            <w:tcW w:w="1159"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26848" behindDoc="0" locked="0" layoutInCell="1" allowOverlap="1">
                      <wp:simplePos x="0" y="0"/>
                      <wp:positionH relativeFrom="column">
                        <wp:posOffset>538480</wp:posOffset>
                      </wp:positionH>
                      <wp:positionV relativeFrom="paragraph">
                        <wp:posOffset>170815</wp:posOffset>
                      </wp:positionV>
                      <wp:extent cx="500380" cy="261620"/>
                      <wp:effectExtent l="6350" t="6350" r="7620" b="17780"/>
                      <wp:wrapNone/>
                      <wp:docPr id="52" name="矩形 52"/>
                      <wp:cNvGraphicFramePr/>
                      <a:graphic xmlns:a="http://schemas.openxmlformats.org/drawingml/2006/main">
                        <a:graphicData uri="http://schemas.microsoft.com/office/word/2010/wordprocessingShape">
                          <wps:wsp>
                            <wps:cNvSpPr/>
                            <wps:spPr>
                              <a:xfrm>
                                <a:off x="0" y="0"/>
                                <a:ext cx="500380" cy="261620"/>
                              </a:xfrm>
                              <a:prstGeom prst="rect">
                                <a:avLst/>
                              </a:prstGeom>
                              <a:solidFill>
                                <a:schemeClr val="accent3">
                                  <a:alpha val="49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4pt;margin-top:13.45pt;height:20.6pt;width:39.4pt;z-index:251726848;v-text-anchor:middle;mso-width-relative:page;mso-height-relative:page;" fillcolor="#A5A5A5 [3206]" filled="t" stroked="t" coordsize="21600,21600" o:gfxdata="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MjSqt2AAAAAgBAAAPAAAAAAAAAAEAIAAAACIAAABkcnMvZG93bnJl&#10;di54bWxQSwECFAAUAAAACACHTuJA0dWbjG8CAADpBAAADgAAAAAAAAABACAAAAAnAQAAZHJzL2Uy&#10;b0RvYy54bWxQSwUGAAAAAAYABgBZAQAACAYAAAAA&#10;">
                      <v:fill on="t" opacity="32112f" focussize="0,0"/>
                      <v:stroke weight="1pt" color="#787878 [3206]"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23776" behindDoc="0" locked="0" layoutInCell="1" allowOverlap="1">
                      <wp:simplePos x="0" y="0"/>
                      <wp:positionH relativeFrom="column">
                        <wp:posOffset>-49530</wp:posOffset>
                      </wp:positionH>
                      <wp:positionV relativeFrom="paragraph">
                        <wp:posOffset>229235</wp:posOffset>
                      </wp:positionV>
                      <wp:extent cx="1709420" cy="153035"/>
                      <wp:effectExtent l="6350" t="6350" r="17780" b="12065"/>
                      <wp:wrapNone/>
                      <wp:docPr id="53" name="矩形 53"/>
                      <wp:cNvGraphicFramePr/>
                      <a:graphic xmlns:a="http://schemas.openxmlformats.org/drawingml/2006/main">
                        <a:graphicData uri="http://schemas.microsoft.com/office/word/2010/wordprocessingShape">
                          <wps:wsp>
                            <wps:cNvSpPr/>
                            <wps:spPr>
                              <a:xfrm>
                                <a:off x="0" y="0"/>
                                <a:ext cx="1709951" cy="153229"/>
                              </a:xfrm>
                              <a:prstGeom prst="rect">
                                <a:avLst/>
                              </a:prstGeom>
                              <a:solidFill>
                                <a:srgbClr val="FFFF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pt;margin-top:18.05pt;height:12.05pt;width:134.6pt;z-index:251723776;v-text-anchor:middle;mso-width-relative:page;mso-height-relative:page;" fillcolor="#FFFF00" filled="t" stroked="t" coordsize="21600,21600" o:gfxdata="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CbB+&#10;ndcAAAAIAQAADwAAAAAAAAABACAAAAAiAAAAZHJzL2Rvd25yZXYueG1sUEsBAhQAFAAAAAgAh07i&#10;QJJaNzJcAgAAqAQAAA4AAAAAAAAAAQAgAAAAJgEAAGRycy9lMm9Eb2MueG1sUEsFBgAAAAAGAAYA&#10;WQEAAPQFAAAAAA==&#10;">
                      <v:fill on="t" focussize="0,0"/>
                      <v:stroke weight="1pt" color="#5B9BD5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trPr>
        <w:tc>
          <w:tcPr>
            <w:tcW w:w="1574"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行为意向</w:t>
            </w:r>
          </w:p>
        </w:tc>
        <w:tc>
          <w:tcPr>
            <w:tcW w:w="1088" w:type="dxa"/>
            <w:vAlign w:val="center"/>
          </w:tcPr>
          <w:p>
            <w:pPr>
              <w:spacing w:line="400" w:lineRule="exact"/>
              <w:jc w:val="center"/>
              <w:rPr>
                <w:rFonts w:ascii="Times New Roman" w:hAnsi="Times New Roman" w:eastAsia="宋体" w:cs="Times New Roman"/>
                <w:kern w:val="0"/>
                <w:sz w:val="20"/>
                <w:szCs w:val="20"/>
              </w:rPr>
            </w:pPr>
          </w:p>
        </w:tc>
        <w:tc>
          <w:tcPr>
            <w:tcW w:w="1159"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5"/>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27872" behindDoc="0" locked="0" layoutInCell="1" allowOverlap="1">
                      <wp:simplePos x="0" y="0"/>
                      <wp:positionH relativeFrom="column">
                        <wp:posOffset>133350</wp:posOffset>
                      </wp:positionH>
                      <wp:positionV relativeFrom="paragraph">
                        <wp:posOffset>179705</wp:posOffset>
                      </wp:positionV>
                      <wp:extent cx="500380" cy="261620"/>
                      <wp:effectExtent l="6350" t="6350" r="7620" b="17780"/>
                      <wp:wrapNone/>
                      <wp:docPr id="54" name="矩形 54"/>
                      <wp:cNvGraphicFramePr/>
                      <a:graphic xmlns:a="http://schemas.openxmlformats.org/drawingml/2006/main">
                        <a:graphicData uri="http://schemas.microsoft.com/office/word/2010/wordprocessingShape">
                          <wps:wsp>
                            <wps:cNvSpPr/>
                            <wps:spPr>
                              <a:xfrm>
                                <a:off x="0" y="0"/>
                                <a:ext cx="500380" cy="261620"/>
                              </a:xfrm>
                              <a:prstGeom prst="rect">
                                <a:avLst/>
                              </a:prstGeom>
                              <a:solidFill>
                                <a:schemeClr val="accent3">
                                  <a:alpha val="49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14.15pt;height:20.6pt;width:39.4pt;z-index:251727872;v-text-anchor:middle;mso-width-relative:page;mso-height-relative:page;" fillcolor="#A5A5A5 [3206]" filled="t" stroked="t" coordsize="21600,21600" o:gfxdata="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ePziBtkAAAAHAQAADwAAAAAAAAABACAAAAAiAAAAZHJzL2Rvd25y&#10;ZXYueG1sUEsBAhQAFAAAAAgAh07iQAqN9V9vAgAA6QQAAA4AAAAAAAAAAQAgAAAAKAEAAGRycy9l&#10;Mm9Eb2MueG1sUEsFBgAAAAAGAAYAWQEAAAkGAAAAAA==&#10;">
                      <v:fill on="t" opacity="32112f" focussize="0,0"/>
                      <v:stroke weight="1pt" color="#787878 [3206]"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24800" behindDoc="0" locked="0" layoutInCell="1" allowOverlap="1">
                      <wp:simplePos x="0" y="0"/>
                      <wp:positionH relativeFrom="column">
                        <wp:posOffset>-48895</wp:posOffset>
                      </wp:positionH>
                      <wp:positionV relativeFrom="paragraph">
                        <wp:posOffset>253365</wp:posOffset>
                      </wp:positionV>
                      <wp:extent cx="300990" cy="127635"/>
                      <wp:effectExtent l="6350" t="6350" r="16510" b="18415"/>
                      <wp:wrapNone/>
                      <wp:docPr id="55" name="矩形 55"/>
                      <wp:cNvGraphicFramePr/>
                      <a:graphic xmlns:a="http://schemas.openxmlformats.org/drawingml/2006/main">
                        <a:graphicData uri="http://schemas.microsoft.com/office/word/2010/wordprocessingShape">
                          <wps:wsp>
                            <wps:cNvSpPr/>
                            <wps:spPr>
                              <a:xfrm>
                                <a:off x="0" y="0"/>
                                <a:ext cx="301029" cy="128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pt;margin-top:19.95pt;height:10.05pt;width:23.7pt;z-index:251724800;v-text-anchor:middle;mso-width-relative:page;mso-height-relative:page;" fillcolor="#00B050" filled="t" stroked="t" coordsize="21600,21600" o:gfxdata="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0/4fs1wAAAAcBAAAPAAAAAAAAAAEAIAAAACIAAABkcnMvZG93bnJldi54bWxQSwEC&#10;FAAUAAAACACHTuJAJZNTCmcCAADIBAAADgAAAAAAAAABACAAAAAmAQAAZHJzL2Uyb0RvYy54bWxQ&#10;SwUGAAAAAAYABgBZAQAA/wU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3" w:hRule="atLeast"/>
        </w:trPr>
        <w:tc>
          <w:tcPr>
            <w:tcW w:w="1574"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学习态度</w:t>
            </w:r>
          </w:p>
        </w:tc>
        <w:tc>
          <w:tcPr>
            <w:tcW w:w="1088" w:type="dxa"/>
            <w:vAlign w:val="center"/>
          </w:tcPr>
          <w:p>
            <w:pPr>
              <w:spacing w:line="400" w:lineRule="exact"/>
              <w:jc w:val="center"/>
              <w:rPr>
                <w:rFonts w:ascii="Times New Roman" w:hAnsi="Times New Roman" w:eastAsia="宋体" w:cs="Times New Roman"/>
                <w:kern w:val="0"/>
                <w:sz w:val="20"/>
                <w:szCs w:val="20"/>
              </w:rPr>
            </w:pPr>
          </w:p>
        </w:tc>
        <w:tc>
          <w:tcPr>
            <w:tcW w:w="1159"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5"/>
            <w:vAlign w:val="center"/>
          </w:tcPr>
          <w:p>
            <w:pPr>
              <w:spacing w:line="400" w:lineRule="exact"/>
              <w:jc w:val="center"/>
              <w:rPr>
                <w:rFonts w:ascii="Times New Roman" w:hAnsi="Times New Roman" w:eastAsia="宋体" w:cs="Times New Roman"/>
                <w:kern w:val="0"/>
                <w:sz w:val="20"/>
                <w:szCs w:val="20"/>
              </w:rPr>
            </w:pPr>
          </w:p>
        </w:tc>
      </w:tr>
    </w:tbl>
    <w:p>
      <w:pPr>
        <w:widowControl/>
        <w:autoSpaceDE w:val="0"/>
        <w:autoSpaceDN w:val="0"/>
        <w:adjustRightInd w:val="0"/>
        <w:spacing w:after="240" w:line="280" w:lineRule="atLeast"/>
        <w:jc w:val="center"/>
        <w:rPr>
          <w:rFonts w:ascii="黑体" w:hAnsi="黑体" w:eastAsia="黑体" w:cs="Times"/>
          <w:color w:val="000000"/>
          <w:kern w:val="0"/>
        </w:rPr>
      </w:pPr>
    </w:p>
    <w:p>
      <w:pPr>
        <w:pStyle w:val="21"/>
      </w:pPr>
      <w:bookmarkStart w:id="34" w:name="_Toc1743"/>
      <w:bookmarkStart w:id="35" w:name="_Toc498603048"/>
      <w:commentRangeStart w:id="45"/>
      <w:r>
        <w:rPr>
          <w:rFonts w:hint="eastAsia"/>
        </w:rPr>
        <w:t>5.</w:t>
      </w:r>
      <w:r>
        <w:rPr>
          <w:rFonts w:hint="eastAsia"/>
          <w:lang w:val="en-US" w:eastAsia="zh-CN"/>
        </w:rPr>
        <w:t>2</w:t>
      </w:r>
      <w:r>
        <w:rPr>
          <w:rFonts w:hint="eastAsia"/>
        </w:rPr>
        <w:t>.2</w:t>
      </w:r>
      <w:r>
        <w:rPr>
          <w:rFonts w:hint="eastAsia" w:asciiTheme="majorHAnsi" w:hAnsiTheme="majorHAnsi"/>
          <w:rPrChange w:id="106" w:author="HUANGBin" w:date="2018-02-06T10:17:03Z">
            <w:rPr>
              <w:rFonts w:hint="eastAsia" w:ascii="黑体" w:hAnsi="黑体"/>
            </w:rPr>
          </w:rPrChange>
        </w:rPr>
        <w:t>学习态度分析</w:t>
      </w:r>
      <w:commentRangeEnd w:id="45"/>
      <w:r>
        <w:rPr>
          <w:rStyle w:val="22"/>
          <w:rFonts w:hint="eastAsia" w:eastAsia="黑体" w:asciiTheme="majorHAnsi" w:hAnsiTheme="majorHAnsi" w:cstheme="majorBidi"/>
          <w:b/>
          <w:bCs/>
          <w:rPrChange w:id="107" w:author="HUANGBin" w:date="2018-02-06T10:17:03Z">
            <w:rPr>
              <w:rStyle w:val="24"/>
              <w:rFonts w:asciiTheme="minorHAnsi" w:hAnsiTheme="minorHAnsi" w:eastAsiaTheme="minorEastAsia" w:cstheme="minorBidi"/>
              <w:b w:val="0"/>
              <w:bCs w:val="0"/>
            </w:rPr>
          </w:rPrChange>
        </w:rPr>
        <w:commentReference w:id="45"/>
      </w:r>
      <w:bookmarkEnd w:id="34"/>
      <w:bookmarkEnd w:id="35"/>
    </w:p>
    <w:tbl>
      <w:tblPr>
        <w:tblStyle w:val="26"/>
        <w:tblW w:w="8288" w:type="dxa"/>
        <w:tblInd w:w="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认知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认知是学习态度的基础，它是指学生对学习活动或所学课程的一种带有评价意义的认识和理解，它反映着学生对学习的价值的认识。你对学习的认知水平与同龄人相当。能够基本认识到学习对于自己是一件重要的事情，你基本上能以平常心的态度去认识学习究竟是怎样的一件事情，不会出现过分偏激或极端认知。你应该提高自己对学习重要性的认识，这会有利于激发你的潜力，有利于加强你的内在学习动机，有助于你学会学习，同时有利于知识的保持和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情感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情感是学习态度的核心，它是指学生伴随认知而产生的情绪或情感体验，如对学习的喜欢或厌恶等，犹豫情感本身就反映出学生的学习态度。你的情感积极性一般，能够去认真学习，大多数的时候会觉得学习是一件快乐的事情，不过偶尔找不到学习中的乐趣，觉得枯燥无味。积极的情感能够帮助你形成良好的学习态度，从而提高学习效率，而且耐受力比较高。你有待提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行为意向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ind w:firstLine="480" w:firstLineChars="20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行为意向是对学习准备做出的某种反应，它是指学生对学习的反应倾向，即行为的准备状态。你的学习行为与同龄人相当，你在学习时积极主动性一般，只愿意做老师布置的作业，不会主动学习新内容。在学习过程中也会因为其他事情分散注意力。你有待改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学习态度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学习态度识与个体的认知、情感和行为意向相互协调、保持一致的。而你学习态度一般，对于喜欢的科目能够积极主动的将所有学习任务做好，而对于不喜欢的科目可能需要别人的督促才能将事情做好。建议，若是你能够继续坚持下去，哪怕是几次不行，也坚持不放弃，一定可以成功的。</w:t>
            </w:r>
          </w:p>
        </w:tc>
      </w:tr>
    </w:tbl>
    <w:p>
      <w:pPr>
        <w:pStyle w:val="3"/>
      </w:pPr>
      <w:bookmarkStart w:id="36" w:name="_Toc11276"/>
      <w:r>
        <w:rPr>
          <w:rFonts w:hint="eastAsia"/>
        </w:rPr>
        <w:t>5.3学习过程</w:t>
      </w:r>
      <w:bookmarkEnd w:id="36"/>
    </w:p>
    <w:p>
      <w:pPr>
        <w:spacing w:line="480" w:lineRule="exact"/>
        <w:ind w:firstLine="480"/>
      </w:pPr>
      <w:r>
        <w:rPr>
          <w:rFonts w:hint="eastAsia"/>
        </w:rPr>
        <w:t>学习是一个过程。对人来说，学习是一个很复杂的过程</w:t>
      </w:r>
      <w:del w:id="108" w:author="HUANGBin" w:date="2018-01-23T19:18:49Z">
        <w:r>
          <w:rPr>
            <w:rFonts w:hint="eastAsia"/>
          </w:rPr>
          <w:delText>。由于它的复杂性，则</w:delText>
        </w:r>
      </w:del>
      <w:ins w:id="109" w:author="HUANGBin" w:date="2018-01-23T19:18:51Z">
        <w:r>
          <w:rPr>
            <w:rFonts w:hint="eastAsia"/>
            <w:lang w:eastAsia="zh-CN"/>
          </w:rPr>
          <w:t>，</w:t>
        </w:r>
      </w:ins>
      <w:r>
        <w:rPr>
          <w:rFonts w:hint="eastAsia"/>
        </w:rPr>
        <w:t>需要从多方面进行</w:t>
      </w:r>
      <w:del w:id="110" w:author="识货服饰（专注正品尾货）" w:date="2018-01-23T13:39:39Z">
        <w:r>
          <w:rPr>
            <w:rFonts w:hint="eastAsia"/>
          </w:rPr>
          <w:delText>过</w:delText>
        </w:r>
      </w:del>
      <w:r>
        <w:rPr>
          <w:rFonts w:hint="eastAsia"/>
        </w:rPr>
        <w:t>分析。学习是如何发生的，如何进行的，它的结构是什么，历来人们从不同的观点和角度对它进行分析。</w:t>
      </w:r>
    </w:p>
    <w:p>
      <w:pPr>
        <w:spacing w:line="480" w:lineRule="exact"/>
        <w:ind w:firstLine="480"/>
      </w:pPr>
      <w:r>
        <w:rPr>
          <w:rFonts w:hint="eastAsia"/>
        </w:rPr>
        <w:t>本报告是对您的学习过程进行分析与描述。主要从学习计划、学习监控、学习调节与学习效率四个方面进行评估。</w:t>
      </w:r>
    </w:p>
    <w:p>
      <w:pPr>
        <w:pStyle w:val="21"/>
      </w:pPr>
      <w:bookmarkStart w:id="37" w:name="_Toc30708"/>
      <w:r>
        <w:rPr>
          <w:rFonts w:hint="eastAsia"/>
        </w:rPr>
        <w:t>5.3.1学习过程评估结果</w:t>
      </w:r>
      <w:bookmarkEnd w:id="37"/>
    </w:p>
    <w:p>
      <w:pPr>
        <w:spacing w:line="480" w:lineRule="exact"/>
        <w:ind w:firstLine="480" w:firstLineChars="200"/>
        <w:rPr>
          <w:highlight w:val="none"/>
        </w:rPr>
      </w:pPr>
      <w:r>
        <w:rPr>
          <w:rFonts w:hint="eastAsia"/>
        </w:rPr>
        <w:t>在下表中学习过程水平值是测试个体在各项学习过程指标中的水平大小，值越</w:t>
      </w:r>
      <w:r>
        <w:rPr>
          <w:rFonts w:hint="eastAsia"/>
          <w:highlight w:val="none"/>
          <w:rPrChange w:id="111" w:author="HUANGBin" w:date="2018-01-23T17:54:17Z">
            <w:rPr>
              <w:rFonts w:hint="eastAsia"/>
            </w:rPr>
          </w:rPrChange>
        </w:rPr>
        <w:t>高则在该指标上学习过程越好。常模范围是群体中大多数人在该项上的水平范围，</w:t>
      </w:r>
      <w:r>
        <w:rPr>
          <w:highlight w:val="none"/>
          <w:rPrChange w:id="112" w:author="HUANGBin" w:date="2018-01-23T17:54:17Z">
            <w:rPr/>
          </w:rPrChange>
        </w:rPr>
        <w:t>图中评估的</w:t>
      </w:r>
      <w:r>
        <w:rPr>
          <w:rFonts w:hint="eastAsia"/>
          <w:highlight w:val="none"/>
          <w:rPrChange w:id="113" w:author="HUANGBin" w:date="2018-01-23T17:54:17Z">
            <w:rPr>
              <w:rFonts w:hint="eastAsia"/>
            </w:rPr>
          </w:rPrChange>
        </w:rPr>
        <w:t>学习过程水平</w:t>
      </w:r>
      <w:r>
        <w:rPr>
          <w:highlight w:val="none"/>
          <w:rPrChange w:id="114" w:author="HUANGBin" w:date="2018-01-23T17:54:17Z">
            <w:rPr/>
          </w:rPrChange>
        </w:rPr>
        <w:t>值高于常模范围，</w:t>
      </w:r>
      <w:r>
        <w:rPr>
          <w:rFonts w:hint="eastAsia"/>
          <w:highlight w:val="none"/>
          <w:rPrChange w:id="115" w:author="HUANGBin" w:date="2018-01-23T17:54:17Z">
            <w:rPr>
              <w:rFonts w:hint="eastAsia"/>
            </w:rPr>
          </w:rPrChange>
        </w:rPr>
        <w:t>则</w:t>
      </w:r>
      <w:r>
        <w:rPr>
          <w:highlight w:val="none"/>
          <w:rPrChange w:id="116" w:author="HUANGBin" w:date="2018-01-23T17:54:17Z">
            <w:rPr/>
          </w:rPrChange>
        </w:rPr>
        <w:t>说明在该</w:t>
      </w:r>
      <w:r>
        <w:rPr>
          <w:rFonts w:hint="eastAsia"/>
          <w:highlight w:val="none"/>
          <w:rPrChange w:id="117" w:author="HUANGBin" w:date="2018-01-23T17:54:17Z">
            <w:rPr>
              <w:rFonts w:hint="eastAsia"/>
            </w:rPr>
          </w:rPrChange>
        </w:rPr>
        <w:t>学习过程指标上</w:t>
      </w:r>
      <w:r>
        <w:rPr>
          <w:rFonts w:hint="eastAsia"/>
          <w:highlight w:val="none"/>
          <w:rPrChange w:id="118" w:author="HUANGBin" w:date="2018-01-23T17:54:17Z">
            <w:rPr>
              <w:rFonts w:hint="eastAsia"/>
              <w:highlight w:val="green"/>
            </w:rPr>
          </w:rPrChange>
        </w:rPr>
        <w:t>较</w:t>
      </w:r>
      <w:r>
        <w:rPr>
          <w:rFonts w:hint="eastAsia"/>
          <w:highlight w:val="none"/>
          <w:lang w:eastAsia="zh-CN"/>
          <w:rPrChange w:id="119" w:author="HUANGBin" w:date="2018-01-23T17:54:17Z">
            <w:rPr>
              <w:rFonts w:hint="eastAsia"/>
              <w:highlight w:val="green"/>
              <w:lang w:eastAsia="zh-CN"/>
            </w:rPr>
          </w:rPrChange>
        </w:rPr>
        <w:t>大多数人</w:t>
      </w:r>
      <w:r>
        <w:rPr>
          <w:rFonts w:hint="eastAsia"/>
          <w:highlight w:val="none"/>
          <w:rPrChange w:id="120" w:author="HUANGBin" w:date="2018-01-23T17:54:17Z">
            <w:rPr>
              <w:rFonts w:hint="eastAsia"/>
              <w:highlight w:val="green"/>
            </w:rPr>
          </w:rPrChange>
        </w:rPr>
        <w:t>好</w:t>
      </w:r>
      <w:r>
        <w:rPr>
          <w:highlight w:val="none"/>
          <w:rPrChange w:id="121" w:author="HUANGBin" w:date="2018-01-23T17:54:17Z">
            <w:rPr>
              <w:highlight w:val="green"/>
            </w:rPr>
          </w:rPrChange>
        </w:rPr>
        <w:t>；</w:t>
      </w:r>
      <w:r>
        <w:rPr>
          <w:highlight w:val="none"/>
          <w:rPrChange w:id="122" w:author="HUANGBin" w:date="2018-01-23T17:54:17Z">
            <w:rPr/>
          </w:rPrChange>
        </w:rPr>
        <w:t>若</w:t>
      </w:r>
      <w:r>
        <w:rPr>
          <w:rFonts w:hint="eastAsia"/>
          <w:highlight w:val="none"/>
          <w:rPrChange w:id="123" w:author="HUANGBin" w:date="2018-01-23T17:54:17Z">
            <w:rPr>
              <w:rFonts w:hint="eastAsia"/>
            </w:rPr>
          </w:rPrChange>
        </w:rPr>
        <w:t>学习过程</w:t>
      </w:r>
      <w:r>
        <w:rPr>
          <w:highlight w:val="none"/>
          <w:rPrChange w:id="124" w:author="HUANGBin" w:date="2018-01-23T17:54:17Z">
            <w:rPr/>
          </w:rPrChange>
        </w:rPr>
        <w:t>水平</w:t>
      </w:r>
      <w:ins w:id="125" w:author="HUANGBin" w:date="2018-01-23T17:54:59Z">
        <w:r>
          <w:rPr>
            <w:rFonts w:hint="eastAsia"/>
            <w:highlight w:val="none"/>
            <w:lang w:eastAsia="zh-CN"/>
          </w:rPr>
          <w:t>值</w:t>
        </w:r>
      </w:ins>
      <w:r>
        <w:rPr>
          <w:highlight w:val="none"/>
          <w:rPrChange w:id="126" w:author="HUANGBin" w:date="2018-01-23T17:54:17Z">
            <w:rPr/>
          </w:rPrChange>
        </w:rPr>
        <w:t>在常模范围</w:t>
      </w:r>
      <w:ins w:id="127" w:author="HUANGBin" w:date="2018-01-23T17:55:02Z">
        <w:r>
          <w:rPr>
            <w:rFonts w:hint="eastAsia"/>
            <w:highlight w:val="none"/>
            <w:lang w:eastAsia="zh-CN"/>
          </w:rPr>
          <w:t>内</w:t>
        </w:r>
      </w:ins>
      <w:r>
        <w:rPr>
          <w:highlight w:val="none"/>
          <w:rPrChange w:id="128" w:author="HUANGBin" w:date="2018-01-23T17:54:17Z">
            <w:rPr/>
          </w:rPrChange>
        </w:rPr>
        <w:t>，</w:t>
      </w:r>
      <w:r>
        <w:rPr>
          <w:rFonts w:hint="eastAsia"/>
          <w:highlight w:val="none"/>
          <w:rPrChange w:id="129" w:author="HUANGBin" w:date="2018-01-23T17:54:17Z">
            <w:rPr>
              <w:rFonts w:hint="eastAsia"/>
            </w:rPr>
          </w:rPrChange>
        </w:rPr>
        <w:t>则</w:t>
      </w:r>
      <w:r>
        <w:rPr>
          <w:highlight w:val="none"/>
          <w:rPrChange w:id="130" w:author="HUANGBin" w:date="2018-01-23T17:54:17Z">
            <w:rPr/>
          </w:rPrChange>
        </w:rPr>
        <w:t>说明</w:t>
      </w:r>
      <w:r>
        <w:rPr>
          <w:rFonts w:hint="eastAsia"/>
          <w:highlight w:val="none"/>
          <w:rPrChange w:id="131" w:author="HUANGBin" w:date="2018-01-23T17:54:17Z">
            <w:rPr>
              <w:rFonts w:hint="eastAsia"/>
            </w:rPr>
          </w:rPrChange>
        </w:rPr>
        <w:t>该</w:t>
      </w:r>
      <w:ins w:id="132" w:author="识货服饰（专注正品尾货）" w:date="2018-01-23T13:44:10Z">
        <w:r>
          <w:rPr>
            <w:rFonts w:hint="eastAsia"/>
            <w:highlight w:val="none"/>
            <w:lang w:eastAsia="zh-CN"/>
            <w:rPrChange w:id="133" w:author="HUANGBin" w:date="2018-01-23T17:54:17Z">
              <w:rPr>
                <w:rFonts w:hint="eastAsia"/>
                <w:lang w:eastAsia="zh-CN"/>
              </w:rPr>
            </w:rPrChange>
          </w:rPr>
          <w:t>学习</w:t>
        </w:r>
      </w:ins>
      <w:r>
        <w:rPr>
          <w:rFonts w:hint="eastAsia"/>
          <w:highlight w:val="none"/>
          <w:rPrChange w:id="134" w:author="HUANGBin" w:date="2018-01-23T17:54:17Z">
            <w:rPr>
              <w:rFonts w:hint="eastAsia"/>
            </w:rPr>
          </w:rPrChange>
        </w:rPr>
        <w:t>过程</w:t>
      </w:r>
      <w:del w:id="135" w:author="识货服饰（专注正品尾货）" w:date="2018-01-23T13:43:54Z">
        <w:r>
          <w:rPr>
            <w:rFonts w:hint="eastAsia"/>
            <w:highlight w:val="none"/>
            <w:rPrChange w:id="136" w:author="HUANGBin" w:date="2018-01-23T17:54:17Z">
              <w:rPr>
                <w:rFonts w:hint="eastAsia"/>
              </w:rPr>
            </w:rPrChange>
          </w:rPr>
          <w:delText>态度</w:delText>
        </w:r>
      </w:del>
      <w:r>
        <w:rPr>
          <w:rFonts w:hint="eastAsia"/>
          <w:highlight w:val="none"/>
          <w:rPrChange w:id="137" w:author="HUANGBin" w:date="2018-01-23T17:54:17Z">
            <w:rPr>
              <w:rFonts w:hint="eastAsia"/>
            </w:rPr>
          </w:rPrChange>
        </w:rPr>
        <w:t>指标</w:t>
      </w:r>
      <w:r>
        <w:rPr>
          <w:highlight w:val="none"/>
          <w:rPrChange w:id="138" w:author="HUANGBin" w:date="2018-01-23T17:54:17Z">
            <w:rPr/>
          </w:rPrChange>
        </w:rPr>
        <w:t>与大多数人无明显</w:t>
      </w:r>
      <w:r>
        <w:rPr>
          <w:rFonts w:hint="eastAsia"/>
          <w:highlight w:val="none"/>
          <w:rPrChange w:id="139" w:author="HUANGBin" w:date="2018-01-23T17:54:17Z">
            <w:rPr>
              <w:rFonts w:hint="eastAsia"/>
            </w:rPr>
          </w:rPrChange>
        </w:rPr>
        <w:t>差异；</w:t>
      </w:r>
      <w:r>
        <w:rPr>
          <w:highlight w:val="none"/>
          <w:rPrChange w:id="140" w:author="HUANGBin" w:date="2018-01-23T17:54:17Z">
            <w:rPr/>
          </w:rPrChange>
        </w:rPr>
        <w:t>若</w:t>
      </w:r>
      <w:r>
        <w:rPr>
          <w:rFonts w:hint="eastAsia"/>
          <w:highlight w:val="none"/>
          <w:rPrChange w:id="141" w:author="HUANGBin" w:date="2018-01-23T17:54:17Z">
            <w:rPr>
              <w:rFonts w:hint="eastAsia"/>
            </w:rPr>
          </w:rPrChange>
        </w:rPr>
        <w:t>学习过程水平</w:t>
      </w:r>
      <w:ins w:id="142" w:author="HUANGBin" w:date="2018-01-23T19:19:14Z">
        <w:r>
          <w:rPr>
            <w:rFonts w:hint="eastAsia"/>
            <w:highlight w:val="none"/>
            <w:lang w:eastAsia="zh-CN"/>
          </w:rPr>
          <w:t>值</w:t>
        </w:r>
      </w:ins>
      <w:r>
        <w:rPr>
          <w:rFonts w:hint="eastAsia"/>
        </w:rPr>
        <w:t>低于</w:t>
      </w:r>
      <w:r>
        <w:t>常模范围，</w:t>
      </w:r>
      <w:r>
        <w:rPr>
          <w:rFonts w:hint="eastAsia"/>
        </w:rPr>
        <w:t>则</w:t>
      </w:r>
      <w:r>
        <w:t>说明</w:t>
      </w:r>
      <w:r>
        <w:rPr>
          <w:rFonts w:hint="eastAsia"/>
        </w:rPr>
        <w:t>在该学习过程指标上</w:t>
      </w:r>
      <w:r>
        <w:rPr>
          <w:rFonts w:hint="eastAsia"/>
          <w:highlight w:val="none"/>
        </w:rPr>
        <w:t>较</w:t>
      </w:r>
      <w:r>
        <w:rPr>
          <w:rFonts w:hint="eastAsia"/>
          <w:highlight w:val="none"/>
          <w:lang w:eastAsia="zh-CN"/>
        </w:rPr>
        <w:t>大多数人</w:t>
      </w:r>
      <w:r>
        <w:rPr>
          <w:rFonts w:hint="eastAsia"/>
          <w:highlight w:val="none"/>
        </w:rPr>
        <w:t>差。</w:t>
      </w:r>
    </w:p>
    <w:p>
      <w:pPr>
        <w:spacing w:line="480" w:lineRule="exact"/>
        <w:ind w:firstLine="480" w:firstLineChars="200"/>
      </w:pPr>
    </w:p>
    <w:p>
      <w:pPr>
        <w:spacing w:line="480" w:lineRule="exact"/>
        <w:ind w:firstLine="480" w:firstLineChars="200"/>
      </w:pPr>
    </w:p>
    <w:p>
      <w:pPr>
        <w:spacing w:line="480" w:lineRule="exact"/>
        <w:ind w:firstLine="480" w:firstLineChars="200"/>
      </w:pPr>
    </w:p>
    <w:p>
      <w:pPr>
        <w:spacing w:after="156" w:afterLines="50" w:line="480" w:lineRule="exact"/>
        <w:jc w:val="center"/>
        <w:rPr>
          <w:rFonts w:ascii="黑体" w:hAnsi="黑体" w:eastAsia="黑体"/>
        </w:rPr>
      </w:pPr>
      <w:commentRangeStart w:id="46"/>
      <w:r>
        <w:rPr>
          <w:rFonts w:hint="eastAsia" w:ascii="黑体" w:hAnsi="黑体" w:eastAsia="黑体"/>
        </w:rPr>
        <w:t>学习过程指标评估详细结果</w:t>
      </w:r>
      <w:commentRangeEnd w:id="46"/>
      <w:r>
        <w:rPr>
          <w:rStyle w:val="24"/>
        </w:rPr>
        <w:commentReference w:id="46"/>
      </w:r>
    </w:p>
    <w:tbl>
      <w:tblPr>
        <w:tblStyle w:val="26"/>
        <w:tblW w:w="83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4"/>
        <w:gridCol w:w="788"/>
        <w:gridCol w:w="1087"/>
        <w:gridCol w:w="1158"/>
        <w:gridCol w:w="903"/>
        <w:gridCol w:w="903"/>
        <w:gridCol w:w="903"/>
        <w:gridCol w:w="905"/>
        <w:gridCol w:w="905"/>
        <w:gridCol w:w="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 w:type="dxa"/>
          <w:trHeight w:val="1036" w:hRule="atLeast"/>
        </w:trPr>
        <w:tc>
          <w:tcPr>
            <w:tcW w:w="1572" w:type="dxa"/>
            <w:gridSpan w:val="2"/>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学习</w:t>
            </w:r>
          </w:p>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过程</w:t>
            </w:r>
          </w:p>
        </w:tc>
        <w:tc>
          <w:tcPr>
            <w:tcW w:w="1087"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学习过程</w:t>
            </w:r>
            <w:r>
              <w:rPr>
                <w:rFonts w:ascii="黑体" w:hAnsi="黑体" w:eastAsia="黑体" w:cs="Times New Roman"/>
                <w:kern w:val="0"/>
                <w:sz w:val="20"/>
                <w:szCs w:val="20"/>
              </w:rPr>
              <w:t>水平值</w:t>
            </w:r>
          </w:p>
        </w:tc>
        <w:tc>
          <w:tcPr>
            <w:tcW w:w="1158"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常模</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范围</w:t>
            </w:r>
          </w:p>
        </w:tc>
        <w:tc>
          <w:tcPr>
            <w:tcW w:w="903"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非常差</w:t>
            </w:r>
          </w:p>
        </w:tc>
        <w:tc>
          <w:tcPr>
            <w:tcW w:w="903"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较差</w:t>
            </w:r>
          </w:p>
        </w:tc>
        <w:tc>
          <w:tcPr>
            <w:tcW w:w="903"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一般</w:t>
            </w:r>
          </w:p>
        </w:tc>
        <w:tc>
          <w:tcPr>
            <w:tcW w:w="905"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较好</w:t>
            </w:r>
          </w:p>
        </w:tc>
        <w:tc>
          <w:tcPr>
            <w:tcW w:w="905"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非常好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8" w:hRule="atLeast"/>
        </w:trPr>
        <w:tc>
          <w:tcPr>
            <w:tcW w:w="784" w:type="dxa"/>
            <w:vMerge w:val="restart"/>
            <w:vAlign w:val="center"/>
          </w:tcPr>
          <w:p>
            <w:pPr>
              <w:tabs>
                <w:tab w:val="left" w:pos="219"/>
              </w:tabs>
              <w:spacing w:line="40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学习</w:t>
            </w:r>
          </w:p>
          <w:p>
            <w:pPr>
              <w:tabs>
                <w:tab w:val="left" w:pos="219"/>
              </w:tabs>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b/>
                <w:bCs/>
                <w:kern w:val="0"/>
                <w:sz w:val="20"/>
                <w:szCs w:val="20"/>
              </w:rPr>
              <w:t>计划</w:t>
            </w:r>
          </w:p>
        </w:tc>
        <w:tc>
          <w:tcPr>
            <w:tcW w:w="78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坚定</w:t>
            </w:r>
          </w:p>
        </w:tc>
        <w:tc>
          <w:tcPr>
            <w:tcW w:w="1087"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115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1.2</w:t>
            </w:r>
            <w:r>
              <w:rPr>
                <w:rFonts w:ascii="Times New Roman" w:hAnsi="Times New Roman" w:eastAsia="宋体" w:cs="Times New Roman"/>
                <w:kern w:val="0"/>
                <w:sz w:val="20"/>
                <w:szCs w:val="20"/>
              </w:rPr>
              <w:t>～</w:t>
            </w:r>
            <w:r>
              <w:rPr>
                <w:rFonts w:hint="eastAsia" w:ascii="Times New Roman" w:hAnsi="Times New Roman" w:eastAsia="宋体" w:cs="Times New Roman"/>
                <w:kern w:val="0"/>
                <w:sz w:val="20"/>
                <w:szCs w:val="20"/>
              </w:rPr>
              <w:t>1.6</w:t>
            </w:r>
          </w:p>
        </w:tc>
        <w:tc>
          <w:tcPr>
            <w:tcW w:w="4531" w:type="dxa"/>
            <w:gridSpan w:val="6"/>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31968" behindDoc="0" locked="0" layoutInCell="1" allowOverlap="1">
                      <wp:simplePos x="0" y="0"/>
                      <wp:positionH relativeFrom="column">
                        <wp:posOffset>322580</wp:posOffset>
                      </wp:positionH>
                      <wp:positionV relativeFrom="paragraph">
                        <wp:posOffset>167640</wp:posOffset>
                      </wp:positionV>
                      <wp:extent cx="500380" cy="261620"/>
                      <wp:effectExtent l="6350" t="6350" r="7620" b="17780"/>
                      <wp:wrapNone/>
                      <wp:docPr id="56" name="矩形 56"/>
                      <wp:cNvGraphicFramePr/>
                      <a:graphic xmlns:a="http://schemas.openxmlformats.org/drawingml/2006/main">
                        <a:graphicData uri="http://schemas.microsoft.com/office/word/2010/wordprocessingShape">
                          <wps:wsp>
                            <wps:cNvSpPr/>
                            <wps:spPr>
                              <a:xfrm>
                                <a:off x="3893185" y="5857240"/>
                                <a:ext cx="500380" cy="261620"/>
                              </a:xfrm>
                              <a:prstGeom prst="rect">
                                <a:avLst/>
                              </a:prstGeom>
                              <a:solidFill>
                                <a:schemeClr val="accent3">
                                  <a:alpha val="49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4pt;margin-top:13.2pt;height:20.6pt;width:39.4pt;z-index:251731968;v-text-anchor:middle;mso-width-relative:page;mso-height-relative:page;" fillcolor="#A5A5A5 [3206]" filled="t" stroked="t" coordsize="21600,21600" o:gfxdata="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H6zWu/YAAAACAEAAA8AAAAAAAAAAQAgAAAAIgAA&#10;AGRycy9kb3ducmV2LnhtbFBLAQIUABQAAAAIAIdO4kBr0Dp3egIAAPUEAAAOAAAAAAAAAAEAIAAA&#10;ACcBAABkcnMvZTJvRG9jLnhtbFBLBQYAAAAABgAGAFkBAAATBgAAAAA=&#10;">
                      <v:fill on="t" opacity="32112f" focussize="0,0"/>
                      <v:stroke weight="1pt" color="#787878 [3206]"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28896" behindDoc="0" locked="0" layoutInCell="1" allowOverlap="1">
                      <wp:simplePos x="0" y="0"/>
                      <wp:positionH relativeFrom="column">
                        <wp:posOffset>-49530</wp:posOffset>
                      </wp:positionH>
                      <wp:positionV relativeFrom="paragraph">
                        <wp:posOffset>236220</wp:posOffset>
                      </wp:positionV>
                      <wp:extent cx="2166620" cy="127000"/>
                      <wp:effectExtent l="6350" t="6350" r="17780" b="19050"/>
                      <wp:wrapNone/>
                      <wp:docPr id="57" name="矩形 57"/>
                      <wp:cNvGraphicFramePr/>
                      <a:graphic xmlns:a="http://schemas.openxmlformats.org/drawingml/2006/main">
                        <a:graphicData uri="http://schemas.microsoft.com/office/word/2010/wordprocessingShape">
                          <wps:wsp>
                            <wps:cNvSpPr/>
                            <wps:spPr>
                              <a:xfrm>
                                <a:off x="0" y="0"/>
                                <a:ext cx="2167151" cy="129384"/>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pt;margin-top:18.6pt;height:10pt;width:170.6pt;z-index:251728896;v-text-anchor:middle;mso-width-relative:page;mso-height-relative:page;" fillcolor="#FF0000" filled="t" stroked="t" coordsize="21600,21600" o:gfxdata="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v1ryo2gAAAAgBAAAPAAAAAAAAAAEAIAAAACIAAABkcnMvZG93bnJldi54bWxQSwEC&#10;FAAUAAAACACHTuJAUtXSYGQCAADJBAAADgAAAAAAAAABACAAAAApAQAAZHJzL2Uyb0RvYy54bWxQ&#10;SwUGAAAAAAYABgBZAQAA/wU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8" w:hRule="atLeast"/>
        </w:trPr>
        <w:tc>
          <w:tcPr>
            <w:tcW w:w="784" w:type="dxa"/>
            <w:vMerge w:val="continue"/>
            <w:vAlign w:val="center"/>
          </w:tcPr>
          <w:p>
            <w:pPr>
              <w:spacing w:line="400" w:lineRule="exact"/>
              <w:jc w:val="center"/>
              <w:rPr>
                <w:rFonts w:ascii="Times New Roman" w:hAnsi="Times New Roman" w:eastAsia="宋体" w:cs="Times New Roman"/>
                <w:kern w:val="0"/>
                <w:sz w:val="20"/>
                <w:szCs w:val="20"/>
              </w:rPr>
            </w:pPr>
          </w:p>
        </w:tc>
        <w:tc>
          <w:tcPr>
            <w:tcW w:w="78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有计划</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6"/>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32992" behindDoc="0" locked="0" layoutInCell="1" allowOverlap="1">
                      <wp:simplePos x="0" y="0"/>
                      <wp:positionH relativeFrom="column">
                        <wp:posOffset>538480</wp:posOffset>
                      </wp:positionH>
                      <wp:positionV relativeFrom="paragraph">
                        <wp:posOffset>170815</wp:posOffset>
                      </wp:positionV>
                      <wp:extent cx="500380" cy="261620"/>
                      <wp:effectExtent l="6350" t="6350" r="7620" b="17780"/>
                      <wp:wrapNone/>
                      <wp:docPr id="58" name="矩形 58"/>
                      <wp:cNvGraphicFramePr/>
                      <a:graphic xmlns:a="http://schemas.openxmlformats.org/drawingml/2006/main">
                        <a:graphicData uri="http://schemas.microsoft.com/office/word/2010/wordprocessingShape">
                          <wps:wsp>
                            <wps:cNvSpPr/>
                            <wps:spPr>
                              <a:xfrm>
                                <a:off x="0" y="0"/>
                                <a:ext cx="500380" cy="261620"/>
                              </a:xfrm>
                              <a:prstGeom prst="rect">
                                <a:avLst/>
                              </a:prstGeom>
                              <a:solidFill>
                                <a:schemeClr val="accent3">
                                  <a:alpha val="49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4pt;margin-top:13.45pt;height:20.6pt;width:39.4pt;z-index:251732992;v-text-anchor:middle;mso-width-relative:page;mso-height-relative:page;" fillcolor="#A5A5A5 [3206]" filled="t" stroked="t" coordsize="21600,21600" o:gfxdata="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MjSqt2AAAAAgBAAAPAAAAAAAAAAEAIAAAACIAAABkcnMvZG93bnJl&#10;di54bWxQSwECFAAUAAAACACHTuJA/TpYIm8CAADpBAAADgAAAAAAAAABACAAAAAnAQAAZHJzL2Uy&#10;b0RvYy54bWxQSwUGAAAAAAYABgBZAQAACAYAAAAA&#10;">
                      <v:fill on="t" opacity="32112f" focussize="0,0"/>
                      <v:stroke weight="1pt" color="#787878 [3206]"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29920" behindDoc="0" locked="0" layoutInCell="1" allowOverlap="1">
                      <wp:simplePos x="0" y="0"/>
                      <wp:positionH relativeFrom="column">
                        <wp:posOffset>-49530</wp:posOffset>
                      </wp:positionH>
                      <wp:positionV relativeFrom="paragraph">
                        <wp:posOffset>229235</wp:posOffset>
                      </wp:positionV>
                      <wp:extent cx="1709420" cy="153035"/>
                      <wp:effectExtent l="6350" t="6350" r="17780" b="12065"/>
                      <wp:wrapNone/>
                      <wp:docPr id="59" name="矩形 59"/>
                      <wp:cNvGraphicFramePr/>
                      <a:graphic xmlns:a="http://schemas.openxmlformats.org/drawingml/2006/main">
                        <a:graphicData uri="http://schemas.microsoft.com/office/word/2010/wordprocessingShape">
                          <wps:wsp>
                            <wps:cNvSpPr/>
                            <wps:spPr>
                              <a:xfrm>
                                <a:off x="0" y="0"/>
                                <a:ext cx="1709951" cy="153229"/>
                              </a:xfrm>
                              <a:prstGeom prst="rect">
                                <a:avLst/>
                              </a:prstGeom>
                              <a:solidFill>
                                <a:srgbClr val="FFFF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pt;margin-top:18.05pt;height:12.05pt;width:134.6pt;z-index:251729920;v-text-anchor:middle;mso-width-relative:page;mso-height-relative:page;" fillcolor="#FFFF00" filled="t" stroked="t" coordsize="21600,21600" o:gfxdata="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CbB+&#10;ndcAAAAIAQAADwAAAAAAAAABACAAAAAiAAAAZHJzL2Rvd25yZXYueG1sUEsBAhQAFAAAAAgAh07i&#10;QLMGtlpcAgAAqAQAAA4AAAAAAAAAAQAgAAAAJgEAAGRycy9lMm9Eb2MueG1sUEsFBgAAAAAGAAYA&#10;WQEAAPQFAAAAAA==&#10;">
                      <v:fill on="t" focussize="0,0"/>
                      <v:stroke weight="1pt" color="#5B9BD5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2" w:hRule="atLeast"/>
        </w:trPr>
        <w:tc>
          <w:tcPr>
            <w:tcW w:w="784" w:type="dxa"/>
            <w:vMerge w:val="continue"/>
            <w:vAlign w:val="center"/>
          </w:tcPr>
          <w:p>
            <w:pPr>
              <w:spacing w:line="400" w:lineRule="exact"/>
              <w:jc w:val="center"/>
              <w:rPr>
                <w:rFonts w:ascii="Times New Roman" w:hAnsi="Times New Roman" w:eastAsia="宋体" w:cs="Times New Roman"/>
                <w:kern w:val="0"/>
                <w:sz w:val="20"/>
                <w:szCs w:val="20"/>
              </w:rPr>
            </w:pPr>
          </w:p>
        </w:tc>
        <w:tc>
          <w:tcPr>
            <w:tcW w:w="78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预先准备</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6"/>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34016" behindDoc="0" locked="0" layoutInCell="1" allowOverlap="1">
                      <wp:simplePos x="0" y="0"/>
                      <wp:positionH relativeFrom="column">
                        <wp:posOffset>133350</wp:posOffset>
                      </wp:positionH>
                      <wp:positionV relativeFrom="paragraph">
                        <wp:posOffset>179705</wp:posOffset>
                      </wp:positionV>
                      <wp:extent cx="500380" cy="261620"/>
                      <wp:effectExtent l="6350" t="6350" r="7620" b="17780"/>
                      <wp:wrapNone/>
                      <wp:docPr id="60" name="矩形 60"/>
                      <wp:cNvGraphicFramePr/>
                      <a:graphic xmlns:a="http://schemas.openxmlformats.org/drawingml/2006/main">
                        <a:graphicData uri="http://schemas.microsoft.com/office/word/2010/wordprocessingShape">
                          <wps:wsp>
                            <wps:cNvSpPr/>
                            <wps:spPr>
                              <a:xfrm>
                                <a:off x="0" y="0"/>
                                <a:ext cx="500380" cy="261620"/>
                              </a:xfrm>
                              <a:prstGeom prst="rect">
                                <a:avLst/>
                              </a:prstGeom>
                              <a:solidFill>
                                <a:schemeClr val="accent3">
                                  <a:alpha val="49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14.15pt;height:20.6pt;width:39.4pt;z-index:251734016;v-text-anchor:middle;mso-width-relative:page;mso-height-relative:page;" fillcolor="#A5A5A5 [3206]" filled="t" stroked="t" coordsize="21600,21600" o:gfxdata="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4/OIG2QAAAAcBAAAPAAAAAAAAAAEAIAAAACIAAABkcnMvZG93bnJl&#10;di54bWxQSwECFAAUAAAACACHTuJAJS14fG4CAADpBAAADgAAAAAAAAABACAAAAAoAQAAZHJzL2Uy&#10;b0RvYy54bWxQSwUGAAAAAAYABgBZAQAACAYAAAAA&#10;">
                      <v:fill on="t" opacity="32112f" focussize="0,0"/>
                      <v:stroke weight="1pt" color="#787878 [3206]"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30944" behindDoc="0" locked="0" layoutInCell="1" allowOverlap="1">
                      <wp:simplePos x="0" y="0"/>
                      <wp:positionH relativeFrom="column">
                        <wp:posOffset>-48895</wp:posOffset>
                      </wp:positionH>
                      <wp:positionV relativeFrom="paragraph">
                        <wp:posOffset>253365</wp:posOffset>
                      </wp:positionV>
                      <wp:extent cx="300990" cy="127635"/>
                      <wp:effectExtent l="6350" t="6350" r="16510" b="18415"/>
                      <wp:wrapNone/>
                      <wp:docPr id="61" name="矩形 61"/>
                      <wp:cNvGraphicFramePr/>
                      <a:graphic xmlns:a="http://schemas.openxmlformats.org/drawingml/2006/main">
                        <a:graphicData uri="http://schemas.microsoft.com/office/word/2010/wordprocessingShape">
                          <wps:wsp>
                            <wps:cNvSpPr/>
                            <wps:spPr>
                              <a:xfrm>
                                <a:off x="0" y="0"/>
                                <a:ext cx="301029" cy="128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pt;margin-top:19.95pt;height:10.05pt;width:23.7pt;z-index:251730944;v-text-anchor:middle;mso-width-relative:page;mso-height-relative:page;" fillcolor="#00B050" filled="t" stroked="t" coordsize="21600,21600" o:gfxdata="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0/4fs1wAAAAcBAAAPAAAAAAAAAAEAIAAAACIAAABkcnMvZG93bnJldi54bWxQSwEC&#10;FAAUAAAACACHTuJATpceTGcCAADIBAAADgAAAAAAAAABACAAAAAmAQAAZHJzL2Uyb0RvYy54bWxQ&#10;SwUGAAAAAAYABgBZAQAA/wU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8" w:hRule="atLeast"/>
        </w:trPr>
        <w:tc>
          <w:tcPr>
            <w:tcW w:w="784" w:type="dxa"/>
            <w:vMerge w:val="restart"/>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b/>
                <w:bCs/>
                <w:kern w:val="0"/>
                <w:sz w:val="20"/>
                <w:szCs w:val="20"/>
              </w:rPr>
              <w:t>学习监控</w:t>
            </w:r>
          </w:p>
        </w:tc>
        <w:tc>
          <w:tcPr>
            <w:tcW w:w="78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自省</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6"/>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8" w:hRule="atLeast"/>
        </w:trPr>
        <w:tc>
          <w:tcPr>
            <w:tcW w:w="784" w:type="dxa"/>
            <w:vMerge w:val="continue"/>
            <w:vAlign w:val="center"/>
          </w:tcPr>
          <w:p>
            <w:pPr>
              <w:spacing w:line="400" w:lineRule="exact"/>
              <w:jc w:val="center"/>
              <w:rPr>
                <w:rFonts w:ascii="Times New Roman" w:hAnsi="Times New Roman" w:eastAsia="宋体" w:cs="Times New Roman"/>
                <w:kern w:val="0"/>
                <w:sz w:val="20"/>
                <w:szCs w:val="20"/>
              </w:rPr>
            </w:pPr>
          </w:p>
        </w:tc>
        <w:tc>
          <w:tcPr>
            <w:tcW w:w="78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有条理</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6"/>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8" w:hRule="atLeast"/>
        </w:trPr>
        <w:tc>
          <w:tcPr>
            <w:tcW w:w="784" w:type="dxa"/>
            <w:vMerge w:val="continue"/>
            <w:vAlign w:val="center"/>
          </w:tcPr>
          <w:p>
            <w:pPr>
              <w:spacing w:line="400" w:lineRule="exact"/>
              <w:jc w:val="center"/>
              <w:rPr>
                <w:rFonts w:ascii="Times New Roman" w:hAnsi="Times New Roman" w:eastAsia="宋体" w:cs="Times New Roman"/>
                <w:kern w:val="0"/>
                <w:sz w:val="20"/>
                <w:szCs w:val="20"/>
              </w:rPr>
            </w:pPr>
          </w:p>
        </w:tc>
        <w:tc>
          <w:tcPr>
            <w:tcW w:w="78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缜密</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6"/>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8" w:hRule="atLeast"/>
        </w:trPr>
        <w:tc>
          <w:tcPr>
            <w:tcW w:w="784" w:type="dxa"/>
            <w:vMerge w:val="restart"/>
            <w:vAlign w:val="center"/>
          </w:tcPr>
          <w:p>
            <w:pPr>
              <w:spacing w:line="40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b/>
                <w:bCs/>
                <w:kern w:val="0"/>
                <w:sz w:val="20"/>
                <w:szCs w:val="20"/>
              </w:rPr>
              <w:t>学习调节</w:t>
            </w:r>
          </w:p>
          <w:p>
            <w:pPr>
              <w:spacing w:line="400" w:lineRule="exact"/>
              <w:jc w:val="center"/>
              <w:rPr>
                <w:rFonts w:ascii="Times New Roman" w:hAnsi="Times New Roman" w:eastAsia="宋体" w:cs="Times New Roman"/>
                <w:kern w:val="0"/>
                <w:sz w:val="20"/>
                <w:szCs w:val="20"/>
              </w:rPr>
            </w:pPr>
          </w:p>
        </w:tc>
        <w:tc>
          <w:tcPr>
            <w:tcW w:w="78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沉静</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6"/>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8" w:hRule="atLeast"/>
        </w:trPr>
        <w:tc>
          <w:tcPr>
            <w:tcW w:w="784" w:type="dxa"/>
            <w:vMerge w:val="continue"/>
            <w:vAlign w:val="center"/>
          </w:tcPr>
          <w:p>
            <w:pPr>
              <w:spacing w:line="400" w:lineRule="exact"/>
              <w:jc w:val="center"/>
              <w:rPr>
                <w:rFonts w:ascii="Times New Roman" w:hAnsi="Times New Roman" w:eastAsia="宋体" w:cs="Times New Roman"/>
                <w:kern w:val="0"/>
                <w:sz w:val="20"/>
                <w:szCs w:val="20"/>
              </w:rPr>
            </w:pPr>
          </w:p>
        </w:tc>
        <w:tc>
          <w:tcPr>
            <w:tcW w:w="78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批评</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6"/>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8" w:hRule="atLeast"/>
        </w:trPr>
        <w:tc>
          <w:tcPr>
            <w:tcW w:w="784" w:type="dxa"/>
            <w:vMerge w:val="continue"/>
            <w:vAlign w:val="center"/>
          </w:tcPr>
          <w:p>
            <w:pPr>
              <w:spacing w:line="400" w:lineRule="exact"/>
              <w:jc w:val="center"/>
              <w:rPr>
                <w:rFonts w:ascii="Times New Roman" w:hAnsi="Times New Roman" w:eastAsia="宋体" w:cs="Times New Roman"/>
                <w:kern w:val="0"/>
                <w:sz w:val="20"/>
                <w:szCs w:val="20"/>
              </w:rPr>
            </w:pPr>
          </w:p>
        </w:tc>
        <w:tc>
          <w:tcPr>
            <w:tcW w:w="78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变通</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6"/>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8" w:hRule="atLeast"/>
        </w:trPr>
        <w:tc>
          <w:tcPr>
            <w:tcW w:w="784" w:type="dxa"/>
            <w:vMerge w:val="restart"/>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b/>
                <w:bCs/>
                <w:kern w:val="0"/>
                <w:sz w:val="20"/>
                <w:szCs w:val="20"/>
              </w:rPr>
              <w:t>学习效率</w:t>
            </w:r>
          </w:p>
        </w:tc>
        <w:tc>
          <w:tcPr>
            <w:tcW w:w="78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主动</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6"/>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8" w:hRule="atLeast"/>
        </w:trPr>
        <w:tc>
          <w:tcPr>
            <w:tcW w:w="784" w:type="dxa"/>
            <w:vMerge w:val="continue"/>
            <w:vAlign w:val="center"/>
          </w:tcPr>
          <w:p>
            <w:pPr>
              <w:spacing w:line="400" w:lineRule="exact"/>
              <w:jc w:val="center"/>
              <w:rPr>
                <w:rFonts w:ascii="Times New Roman" w:hAnsi="Times New Roman" w:eastAsia="宋体" w:cs="Times New Roman"/>
                <w:kern w:val="0"/>
                <w:sz w:val="20"/>
                <w:szCs w:val="20"/>
              </w:rPr>
            </w:pPr>
          </w:p>
        </w:tc>
        <w:tc>
          <w:tcPr>
            <w:tcW w:w="78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创新</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6"/>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8" w:hRule="atLeast"/>
        </w:trPr>
        <w:tc>
          <w:tcPr>
            <w:tcW w:w="784" w:type="dxa"/>
            <w:vMerge w:val="continue"/>
            <w:vAlign w:val="center"/>
          </w:tcPr>
          <w:p>
            <w:pPr>
              <w:spacing w:line="400" w:lineRule="exact"/>
              <w:jc w:val="center"/>
              <w:rPr>
                <w:rFonts w:ascii="Times New Roman" w:hAnsi="Times New Roman" w:eastAsia="宋体" w:cs="Times New Roman"/>
                <w:kern w:val="0"/>
                <w:sz w:val="20"/>
                <w:szCs w:val="20"/>
              </w:rPr>
            </w:pPr>
          </w:p>
        </w:tc>
        <w:tc>
          <w:tcPr>
            <w:tcW w:w="78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灵活</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1" w:type="dxa"/>
            <w:gridSpan w:val="6"/>
            <w:vAlign w:val="center"/>
          </w:tcPr>
          <w:p>
            <w:pPr>
              <w:spacing w:line="400" w:lineRule="exact"/>
              <w:jc w:val="center"/>
              <w:rPr>
                <w:rFonts w:ascii="Times New Roman" w:hAnsi="Times New Roman" w:eastAsia="宋体" w:cs="Times New Roman"/>
                <w:kern w:val="0"/>
                <w:sz w:val="20"/>
                <w:szCs w:val="20"/>
              </w:rPr>
            </w:pPr>
          </w:p>
        </w:tc>
      </w:tr>
    </w:tbl>
    <w:p/>
    <w:p>
      <w:pPr>
        <w:pStyle w:val="21"/>
      </w:pPr>
      <w:bookmarkStart w:id="38" w:name="_Toc20882"/>
      <w:commentRangeStart w:id="47"/>
      <w:r>
        <w:rPr>
          <w:rFonts w:hint="eastAsia"/>
        </w:rPr>
        <w:t>5.3.2</w:t>
      </w:r>
      <w:r>
        <w:rPr>
          <w:rFonts w:hint="eastAsia" w:ascii="黑体" w:hAnsi="黑体"/>
        </w:rPr>
        <w:t>学习过程分析</w:t>
      </w:r>
      <w:commentRangeEnd w:id="47"/>
      <w:r>
        <w:rPr>
          <w:rStyle w:val="24"/>
          <w:rFonts w:asciiTheme="minorHAnsi" w:hAnsiTheme="minorHAnsi" w:eastAsiaTheme="minorEastAsia" w:cstheme="minorBidi"/>
          <w:b w:val="0"/>
          <w:bCs w:val="0"/>
        </w:rPr>
        <w:commentReference w:id="47"/>
      </w:r>
      <w:bookmarkEnd w:id="38"/>
    </w:p>
    <w:p>
      <w:pPr>
        <w:ind w:firstLine="482" w:firstLineChars="200"/>
        <w:rPr>
          <w:rFonts w:ascii="Times New Roman" w:hAnsi="Times New Roman" w:cs="Times New Roman"/>
          <w:b/>
          <w:bCs/>
        </w:rPr>
      </w:pPr>
    </w:p>
    <w:tbl>
      <w:tblPr>
        <w:tblStyle w:val="26"/>
        <w:tblW w:w="8288" w:type="dxa"/>
        <w:tblInd w:w="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学习计划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numPr>
                <w:ilvl w:val="1"/>
                <w:numId w:val="1"/>
              </w:numPr>
              <w:spacing w:line="480" w:lineRule="exact"/>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坚定</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学习计划的执行需要一个人的坚定性。锲而舍之，朽木不折；锲而不舍，金石可镂。对于学习而言，制定了计划却不能按时完成也是白费一番功夫，学习生活是千变万化的，它总是在引诱个人去偷懒。实行计划是意志力的体现。坚定实行计划可以磨练一个人的意志力，而意志力经过磨练，你的学习收获又会进一步提升。这些进步只会使你更有自信心，取得更好的成功。你的坚定性较差，多数情况下你很难根据自己既定的学习计划执行，稍微遇到困难的时候你就会出现懈怠。我们给你的建议是：当制定了明确的目标，就要以滴水穿石的毅力坚持，只有具备了坚持不懈追求知识的精神，才能在学习上取得成功。</w:t>
            </w:r>
          </w:p>
          <w:p>
            <w:pPr>
              <w:pStyle w:val="27"/>
              <w:numPr>
                <w:ilvl w:val="1"/>
                <w:numId w:val="1"/>
              </w:numPr>
              <w:spacing w:line="480" w:lineRule="exact"/>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有计划</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有计划是制定学习计划的核心特性之一。做什么事有了计划就容易取得好的结果，反之则不然。有没有学习计划对学习效果有着深刻的影响。计划是实现目标的蓝图，需要你制定计划，脚踏实地、有步骤地去实现它。你的计划性较差，学习目标不明确，不善于通过计划合理安排时间和任务，使自己的目标达成。希望你在今后的学习生活中学会制定长远计划和短期计划。长远计划是明确学习目标和进行大致安排；而短期安排则是具体的行动计划，使长远计划中的任务逐步得到解决。</w:t>
            </w:r>
          </w:p>
          <w:p>
            <w:pPr>
              <w:pStyle w:val="27"/>
              <w:numPr>
                <w:ilvl w:val="1"/>
                <w:numId w:val="1"/>
              </w:numPr>
              <w:spacing w:line="480" w:lineRule="exact"/>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预先准备</w:t>
            </w:r>
          </w:p>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预先准备的特性有助于一个人更好的执行和完成短期计划。无论做事还是学习，喜欢预先准备是有计划的一部分。正所谓：磨刀不误砍柴功，学习知识同样要做好准备工作。正如课前的预习，它是提高听课效果的重要前提，听课的效果与预习的质量常常是成正比例的。你不具备预先准备的基本意识，对于老师指定的预习内容，你都不愿意执行，没有养成课前预习的习惯。希望你在今后的学习过程中，养成良好的预习习惯，做到学习有准备，通过预习，可以发现自己知识上的薄弱环节。在上课前迅速补上这部分知识，这样，在理解新知识时就会很顺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学习监控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numPr>
                <w:ilvl w:val="1"/>
                <w:numId w:val="1"/>
              </w:numPr>
              <w:spacing w:line="480" w:lineRule="exact"/>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自省</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自省性是个人进行学习监控所需要的特性之一。子曰:“学而不思则罔,思而不学则殆。”又曰:“吾日三省吾身。”这种反思与心理学中的元认知同理，指的是对自己的思维过程、思维结果进行再认识的检验过程。应该经常进行反思并修正自已的行为，建立起自我监控的习惯。你的自省性比较差，你很少会对自己的学习做阶段性的总结与反思。我们给你的建议是：在学习上养成自我反省的习惯。因为学习不是被动地接受，不是单纯的复制与同化，要求你在学习活动中不断地进行反省、概括与抽象，这将有效地提高你的学习成绩。</w:t>
            </w:r>
          </w:p>
          <w:p>
            <w:pPr>
              <w:pStyle w:val="27"/>
              <w:numPr>
                <w:ilvl w:val="1"/>
                <w:numId w:val="1"/>
              </w:numPr>
              <w:spacing w:line="480" w:lineRule="exact"/>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有条理</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有条理是个人进行学习监控所需要的特性之一。有条理的人喜欢有目标有规划的做事。目标的导向功能会增强达标的注意力，排除干扰，从而监控学习的全过程；通过对达标的检测、反馈和评价，有助于提高认知水平，提高学习成绩。你的有条理性较差，很少会为自己的学习做规划，当多种任务同时出现时你会手忙脚乱。希望你在今后的学习过程中能制定合理的学习计划，井然有序地完成每一步的学习目标。</w:t>
            </w:r>
          </w:p>
          <w:p>
            <w:pPr>
              <w:pStyle w:val="27"/>
              <w:numPr>
                <w:ilvl w:val="1"/>
                <w:numId w:val="1"/>
              </w:numPr>
              <w:spacing w:line="480" w:lineRule="exact"/>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缜密</w:t>
            </w:r>
          </w:p>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学习监控的执行过程中需要一个人的缜密性。学习的自我监控是建立在自我学习过程与成效的批判性思维的基础上。将批判性思维应用于自己的学习，意味着自觉细致和缜密地监控自己的认知活动，利用恰当的评估标准确定学习行为的真实价值。对学习目标实行疏而不漏的计划，思维缜密地学习有助于你学习水平地提高。你的缜密性较差，你不会为自己的学习制定合理和适度的学习目标和分配适当的学习任务，经常会一时兴起突发去做其他的事。我们给你的建议是：在执行学习计划的过程中，不要被计划以外的事情干扰，集中精力保持自己的高效率，把计划一步一步地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学习调节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numPr>
                <w:ilvl w:val="1"/>
                <w:numId w:val="1"/>
              </w:numPr>
              <w:spacing w:line="480" w:lineRule="exact"/>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沉静</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当学习遇到阻碍的时候，谁能沉静下来思考面临的问题，及时对自己的学习策略做调整，谁就能赢得越过阻碍的武器。你的沉静性较差，容易浮躁，不能静下心来学习，在学习压力比较大的时候会更加明显。我们希望你能沉下心来把关于学习的各个方面都考虑周全，戒骄戒躁，打牢学习基础，提高学习效率。</w:t>
            </w:r>
          </w:p>
          <w:p>
            <w:pPr>
              <w:pStyle w:val="27"/>
              <w:numPr>
                <w:ilvl w:val="1"/>
                <w:numId w:val="1"/>
              </w:numPr>
              <w:spacing w:line="480" w:lineRule="exact"/>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批评</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在学习过程中，尤其是对新知识的探索上应该具备批判精神。批判式学习能够让我们的思维、逻辑更严密，从而减少我们在知识、语言上的漏洞。你的批评性较差。对于不理解的试题，不会询问老师与同学，很少会寻求一题多解，往往掌握一种解题方法就不再思考了。希望你在今后的学习过程中，保持一定的批评性。在对知识地探索上，学会追根溯源，掌握问题的根本；在对自身学习效率地检验上，要勇于发现学习问题，改善学习策略。</w:t>
            </w:r>
          </w:p>
          <w:p>
            <w:pPr>
              <w:pStyle w:val="27"/>
              <w:numPr>
                <w:ilvl w:val="1"/>
                <w:numId w:val="1"/>
              </w:numPr>
              <w:spacing w:line="480" w:lineRule="exact"/>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变通</w:t>
            </w:r>
          </w:p>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易经》说“易穷则变，变则通，通则久。”学习应该灵活变通，把书读活，也就是要把所学的知识消化吸收为自己的智慧和能力，融会贯通灵活运用于实践。你的变通性较差，很少会根据自己的学习目标和实际情况进行调节，找不到适合自己的学习方法。我们给你的建议是，在学习中善于变通，用正确的智慧和思维，引导事物的发展，稳步走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48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学习效率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numPr>
                <w:ilvl w:val="1"/>
                <w:numId w:val="1"/>
              </w:numPr>
              <w:spacing w:line="480" w:lineRule="exact"/>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主动</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根据学习动力来源不同，学习可分为主动学习和被动学习，不同的学习方式会有不同的学习效率。学习的主动性对学习效率影响很大，主动学习的学习效果随着学习者对学习内容投入程度地提高而迅速提高，与投入程度成正比例关系。你对学习的主动性较差。你会完成老师布置的作业任务，但很少能主动进行复习与总结。希望你在今后的学习中能提高自己的主动性，全身心地投入到学习中，这样你就能很好地化压力为动力，进一步提高自己的学习效率。</w:t>
            </w:r>
          </w:p>
          <w:p>
            <w:pPr>
              <w:pStyle w:val="27"/>
              <w:numPr>
                <w:ilvl w:val="1"/>
                <w:numId w:val="1"/>
              </w:numPr>
              <w:spacing w:line="480" w:lineRule="exact"/>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创新</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创新是影响学习效率的重要因素，也是目前许多创新人才身上共同具备的人格特性。创新需要我们能够综合运用已有的知识、信息、技能和方法，具备提出新方法、新观点的思维能力和进行发明创造、改革、革新的意志、信心、勇气和智慧。你的创新性较差，对新鲜的事物没有兴趣，对具体的现象少有好奇心，对抽象的理论提不起劲。希望你在学习中，学会借助强烈的好奇心，多提疑问、反复思考、深入研究，解决问题。在创新性地驱使下，提高你的学习效率。</w:t>
            </w:r>
          </w:p>
          <w:p>
            <w:pPr>
              <w:pStyle w:val="27"/>
              <w:numPr>
                <w:ilvl w:val="1"/>
                <w:numId w:val="1"/>
              </w:numPr>
              <w:spacing w:line="480" w:lineRule="exact"/>
              <w:ind w:firstLineChars="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灵活</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灵活地学习主要体现在我们在学习中能够触类旁通、举一反三。你的灵活性较差。表现在你在学习过程中不能随机应变，很少考虑现有的方法是否合理，不能找到更好的方法将其取代。在解题过程中，不会从多个角度思考问题。我们给你的建议是：在学好基础知识的基础上，从多个角度分析问题，尝试新的方法，将复杂的问题简单化。做到不拘泥于现状，尝试通过自己的思考更好地解决问题。这样可以使你掌握的知识记忆得更牢固、理解更扎实。</w:t>
            </w:r>
          </w:p>
        </w:tc>
      </w:tr>
    </w:tbl>
    <w:p>
      <w:pPr>
        <w:pStyle w:val="3"/>
      </w:pPr>
      <w:bookmarkStart w:id="39" w:name="_Toc31785"/>
      <w:r>
        <w:rPr>
          <w:rFonts w:hint="eastAsia"/>
        </w:rPr>
        <w:t>5.4学习风格</w:t>
      </w:r>
      <w:bookmarkEnd w:id="39"/>
    </w:p>
    <w:p>
      <w:pPr>
        <w:spacing w:line="480" w:lineRule="exact"/>
        <w:ind w:firstLine="480" w:firstLineChars="200"/>
      </w:pPr>
      <w:r>
        <w:rPr>
          <w:rFonts w:hint="eastAsia"/>
        </w:rPr>
        <w:t>学习风格是指人们在学习时所具有的或偏爱的方式，是学习者在研究和解决其学习任务时，所表现出来的具有个人特色的方式。它是由学习者特有的认知、情感和生理行为构成，它是反映学习者如何感知信息、如何与学习环境相互作用并对之作出反应的相对稳定的学习方式。</w:t>
      </w:r>
    </w:p>
    <w:p>
      <w:pPr>
        <w:spacing w:line="480" w:lineRule="exact"/>
        <w:ind w:firstLine="480" w:firstLineChars="200"/>
      </w:pPr>
      <w:r>
        <w:rPr>
          <w:rFonts w:hint="eastAsia"/>
        </w:rPr>
        <w:t>学习风格对于学习质量、学习效率有很大的影响。不同的国家，由于地域文化、教育制度的不同，学习风格是大相径庭；当然，即使是相同的地域及教育制度，不同的人，都会有不同学习风格。本报告是对您的学习风格进行深度分析，主要包括你对待信息的互动性程度、对信息的加工速度、加工信息时的依靠方式三个方面。并对于你可能存在的问题，提出建议和意见。</w:t>
      </w:r>
    </w:p>
    <w:p>
      <w:pPr>
        <w:pStyle w:val="21"/>
      </w:pPr>
      <w:bookmarkStart w:id="40" w:name="_Toc18370"/>
      <w:r>
        <w:rPr>
          <w:rFonts w:hint="eastAsia"/>
        </w:rPr>
        <w:t>5.4.1学习风格评价结果</w:t>
      </w:r>
      <w:bookmarkEnd w:id="40"/>
    </w:p>
    <w:p>
      <w:pPr>
        <w:spacing w:line="480" w:lineRule="exact"/>
        <w:ind w:firstLine="480" w:firstLineChars="200"/>
      </w:pPr>
      <w:r>
        <w:rPr>
          <w:rFonts w:hint="eastAsia"/>
        </w:rPr>
        <w:t>在下表中学习风格水平值是测试个体在各项学习风格指标中的水平大小，常模范围是群体中大多数人在该项上的得分分布，测试者的水平大小分布在哪边表</w:t>
      </w:r>
      <w:del w:id="143" w:author="HUANGBin" w:date="2018-01-23T19:19:55Z">
        <w:r>
          <w:rPr>
            <w:rFonts w:hint="eastAsia"/>
          </w:rPr>
          <w:delText>面</w:delText>
        </w:r>
      </w:del>
      <w:ins w:id="144" w:author="HUANGBin" w:date="2018-01-23T19:19:55Z">
        <w:r>
          <w:rPr>
            <w:rFonts w:hint="eastAsia"/>
            <w:lang w:eastAsia="zh-CN"/>
          </w:rPr>
          <w:t>明</w:t>
        </w:r>
      </w:ins>
      <w:r>
        <w:rPr>
          <w:rFonts w:hint="eastAsia"/>
        </w:rPr>
        <w:t>你的学习风格偏向于哪个方向。</w:t>
      </w:r>
    </w:p>
    <w:p>
      <w:pPr>
        <w:spacing w:after="156" w:afterLines="50" w:line="480" w:lineRule="exact"/>
        <w:jc w:val="center"/>
        <w:rPr>
          <w:rFonts w:ascii="黑体" w:hAnsi="黑体" w:eastAsia="黑体"/>
        </w:rPr>
      </w:pPr>
      <w:commentRangeStart w:id="48"/>
      <w:r>
        <w:rPr>
          <w:rFonts w:hint="eastAsia" w:ascii="黑体" w:hAnsi="黑体" w:eastAsia="黑体"/>
        </w:rPr>
        <w:t>学习风格</w:t>
      </w:r>
      <w:r>
        <w:rPr>
          <w:rFonts w:ascii="黑体" w:hAnsi="黑体" w:eastAsia="黑体"/>
        </w:rPr>
        <w:t>指标评估详细结果</w:t>
      </w:r>
      <w:commentRangeEnd w:id="48"/>
      <w:r>
        <w:rPr>
          <w:rStyle w:val="24"/>
        </w:rPr>
        <w:commentReference w:id="48"/>
      </w:r>
    </w:p>
    <w:tbl>
      <w:tblPr>
        <w:tblStyle w:val="26"/>
        <w:tblW w:w="83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1089"/>
        <w:gridCol w:w="1159"/>
        <w:gridCol w:w="4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0" w:hRule="atLeast"/>
        </w:trPr>
        <w:tc>
          <w:tcPr>
            <w:tcW w:w="1575"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学习</w:t>
            </w:r>
          </w:p>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风格</w:t>
            </w:r>
          </w:p>
        </w:tc>
        <w:tc>
          <w:tcPr>
            <w:tcW w:w="1089"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学习风格</w:t>
            </w:r>
            <w:r>
              <w:rPr>
                <w:rFonts w:ascii="黑体" w:hAnsi="黑体" w:eastAsia="黑体" w:cs="Times New Roman"/>
                <w:kern w:val="0"/>
                <w:sz w:val="20"/>
                <w:szCs w:val="20"/>
              </w:rPr>
              <w:t>水平值</w:t>
            </w:r>
          </w:p>
        </w:tc>
        <w:tc>
          <w:tcPr>
            <w:tcW w:w="1159"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常模</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范围</w:t>
            </w:r>
          </w:p>
        </w:tc>
        <w:tc>
          <w:tcPr>
            <w:tcW w:w="4529"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学习风格偏向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8"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对待信息</w:t>
            </w:r>
          </w:p>
        </w:tc>
        <w:tc>
          <w:tcPr>
            <w:tcW w:w="1089"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3.2</w:t>
            </w:r>
          </w:p>
        </w:tc>
        <w:tc>
          <w:tcPr>
            <w:tcW w:w="1159"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1.2</w:t>
            </w:r>
            <w:r>
              <w:rPr>
                <w:rFonts w:ascii="Times New Roman" w:hAnsi="Times New Roman" w:eastAsia="宋体" w:cs="Times New Roman"/>
                <w:kern w:val="0"/>
                <w:sz w:val="20"/>
                <w:szCs w:val="20"/>
              </w:rPr>
              <w:t>～</w:t>
            </w:r>
            <w:r>
              <w:rPr>
                <w:rFonts w:hint="eastAsia" w:ascii="Times New Roman" w:hAnsi="Times New Roman" w:eastAsia="宋体" w:cs="Times New Roman"/>
                <w:kern w:val="0"/>
                <w:sz w:val="20"/>
                <w:szCs w:val="20"/>
              </w:rPr>
              <w:t>1.6</w:t>
            </w:r>
          </w:p>
        </w:tc>
        <w:tc>
          <w:tcPr>
            <w:tcW w:w="4529"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46304" behindDoc="0" locked="0" layoutInCell="1" allowOverlap="1">
                      <wp:simplePos x="0" y="0"/>
                      <wp:positionH relativeFrom="column">
                        <wp:posOffset>2063115</wp:posOffset>
                      </wp:positionH>
                      <wp:positionV relativeFrom="paragraph">
                        <wp:posOffset>41910</wp:posOffset>
                      </wp:positionV>
                      <wp:extent cx="538480" cy="255905"/>
                      <wp:effectExtent l="0" t="0" r="13970" b="10795"/>
                      <wp:wrapNone/>
                      <wp:docPr id="76" name="文本框 76"/>
                      <wp:cNvGraphicFramePr/>
                      <a:graphic xmlns:a="http://schemas.openxmlformats.org/drawingml/2006/main">
                        <a:graphicData uri="http://schemas.microsoft.com/office/word/2010/wordprocessingShape">
                          <wps:wsp>
                            <wps:cNvSpPr txBox="1"/>
                            <wps:spPr>
                              <a:xfrm>
                                <a:off x="0" y="0"/>
                                <a:ext cx="538480" cy="2559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120" w:lineRule="auto"/>
                                    <w:jc w:val="center"/>
                                    <w:rPr>
                                      <w:sz w:val="14"/>
                                      <w:szCs w:val="14"/>
                                    </w:rPr>
                                  </w:pPr>
                                  <w:r>
                                    <w:rPr>
                                      <w:rFonts w:hint="eastAsia"/>
                                      <w:sz w:val="14"/>
                                      <w:szCs w:val="14"/>
                                    </w:rPr>
                                    <w:t>创造型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45pt;margin-top:3.3pt;height:20.15pt;width:42.4pt;z-index:251746304;mso-width-relative:page;mso-height-relative:page;" fillcolor="#FFFFFF [3201]" filled="t" stroked="f" coordsize="21600,21600" o:gfxdata="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74Mbw1AAAAAgBAAAPAAAAAAAAAAEAIAAAACIAAABkcnMvZG93bnJldi54bWxQ&#10;SwECFAAUAAAACACHTuJAmwf5QjQCAABCBAAADgAAAAAAAAABACAAAAAjAQAAZHJzL2Uyb0RvYy54&#10;bWxQSwUGAAAAAAYABgBZAQAAyQUAAAAA&#10;">
                      <v:fill on="t" focussize="0,0"/>
                      <v:stroke on="f" weight="0.5pt"/>
                      <v:imagedata o:title=""/>
                      <o:lock v:ext="edit" aspectratio="f"/>
                      <v:textbox>
                        <w:txbxContent>
                          <w:p>
                            <w:pPr>
                              <w:spacing w:line="120" w:lineRule="auto"/>
                              <w:jc w:val="center"/>
                              <w:rPr>
                                <w:sz w:val="14"/>
                                <w:szCs w:val="14"/>
                              </w:rPr>
                            </w:pPr>
                            <w:r>
                              <w:rPr>
                                <w:rFonts w:hint="eastAsia"/>
                                <w:sz w:val="14"/>
                                <w:szCs w:val="14"/>
                              </w:rPr>
                              <w:t>创造型</w:t>
                            </w:r>
                          </w:p>
                        </w:txbxContent>
                      </v:textbox>
                    </v:shape>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45280" behindDoc="0" locked="0" layoutInCell="1" allowOverlap="1">
                      <wp:simplePos x="0" y="0"/>
                      <wp:positionH relativeFrom="column">
                        <wp:posOffset>776605</wp:posOffset>
                      </wp:positionH>
                      <wp:positionV relativeFrom="paragraph">
                        <wp:posOffset>41275</wp:posOffset>
                      </wp:positionV>
                      <wp:extent cx="871855" cy="255905"/>
                      <wp:effectExtent l="0" t="0" r="4445" b="10795"/>
                      <wp:wrapNone/>
                      <wp:docPr id="75" name="文本框 75"/>
                      <wp:cNvGraphicFramePr/>
                      <a:graphic xmlns:a="http://schemas.openxmlformats.org/drawingml/2006/main">
                        <a:graphicData uri="http://schemas.microsoft.com/office/word/2010/wordprocessingShape">
                          <wps:wsp>
                            <wps:cNvSpPr txBox="1"/>
                            <wps:spPr>
                              <a:xfrm>
                                <a:off x="0" y="0"/>
                                <a:ext cx="871855" cy="2559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120" w:lineRule="auto"/>
                                    <w:jc w:val="center"/>
                                    <w:rPr>
                                      <w:sz w:val="14"/>
                                      <w:szCs w:val="14"/>
                                    </w:rPr>
                                  </w:pPr>
                                  <w:r>
                                    <w:rPr>
                                      <w:rFonts w:hint="eastAsia"/>
                                      <w:sz w:val="14"/>
                                      <w:szCs w:val="14"/>
                                    </w:rPr>
                                    <w:t>执行-创造型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15pt;margin-top:3.25pt;height:20.15pt;width:68.65pt;z-index:251745280;mso-width-relative:page;mso-height-relative:page;" fillcolor="#FFFFFF [3201]" filled="t" stroked="f" coordsize="21600,21600" o:gfxdata="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gcrSNMAAAAIAQAADwAAAAAAAAABACAAAAAiAAAAZHJzL2Rvd25yZXYueG1s&#10;UEsBAhQAFAAAAAgAh07iQIVnEUg2AgAAQgQAAA4AAAAAAAAAAQAgAAAAIgEAAGRycy9lMm9Eb2Mu&#10;eG1sUEsFBgAAAAAGAAYAWQEAAMoFAAAAAA==&#10;">
                      <v:fill on="t" focussize="0,0"/>
                      <v:stroke on="f" weight="0.5pt"/>
                      <v:imagedata o:title=""/>
                      <o:lock v:ext="edit" aspectratio="f"/>
                      <v:textbox>
                        <w:txbxContent>
                          <w:p>
                            <w:pPr>
                              <w:spacing w:line="120" w:lineRule="auto"/>
                              <w:jc w:val="center"/>
                              <w:rPr>
                                <w:sz w:val="14"/>
                                <w:szCs w:val="14"/>
                              </w:rPr>
                            </w:pPr>
                            <w:r>
                              <w:rPr>
                                <w:rFonts w:hint="eastAsia"/>
                                <w:sz w:val="14"/>
                                <w:szCs w:val="14"/>
                              </w:rPr>
                              <w:t>执行-创造型</w:t>
                            </w:r>
                          </w:p>
                        </w:txbxContent>
                      </v:textbox>
                    </v:shape>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44256" behindDoc="0" locked="0" layoutInCell="1" allowOverlap="1">
                      <wp:simplePos x="0" y="0"/>
                      <wp:positionH relativeFrom="column">
                        <wp:posOffset>21590</wp:posOffset>
                      </wp:positionH>
                      <wp:positionV relativeFrom="paragraph">
                        <wp:posOffset>46990</wp:posOffset>
                      </wp:positionV>
                      <wp:extent cx="538480" cy="255905"/>
                      <wp:effectExtent l="0" t="0" r="13970" b="10795"/>
                      <wp:wrapNone/>
                      <wp:docPr id="74" name="文本框 74"/>
                      <wp:cNvGraphicFramePr/>
                      <a:graphic xmlns:a="http://schemas.openxmlformats.org/drawingml/2006/main">
                        <a:graphicData uri="http://schemas.microsoft.com/office/word/2010/wordprocessingShape">
                          <wps:wsp>
                            <wps:cNvSpPr txBox="1"/>
                            <wps:spPr>
                              <a:xfrm>
                                <a:off x="3607435" y="6449060"/>
                                <a:ext cx="538480" cy="2559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120" w:lineRule="auto"/>
                                    <w:jc w:val="center"/>
                                    <w:rPr>
                                      <w:sz w:val="14"/>
                                      <w:szCs w:val="14"/>
                                    </w:rPr>
                                  </w:pPr>
                                  <w:r>
                                    <w:rPr>
                                      <w:rFonts w:hint="eastAsia"/>
                                      <w:sz w:val="14"/>
                                      <w:szCs w:val="14"/>
                                    </w:rPr>
                                    <w:t>执行型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pt;margin-top:3.7pt;height:20.15pt;width:42.4pt;z-index:251744256;mso-width-relative:page;mso-height-relative:page;" fillcolor="#FFFFFF [3201]" filled="t" stroked="f" coordsize="21600,21600" o:gfxdata="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c3vX10QAAAAUBAAAPAAAAAAAAAAEAIAAAACIAAABkcnMvZG93&#10;bnJldi54bWxQSwECFAAUAAAACACHTuJABfGJJUACAABOBAAADgAAAAAAAAABACAAAAAgAQAAZHJz&#10;L2Uyb0RvYy54bWxQSwUGAAAAAAYABgBZAQAA0gUAAAAA&#10;">
                      <v:fill on="t" focussize="0,0"/>
                      <v:stroke on="f" weight="0.5pt"/>
                      <v:imagedata o:title=""/>
                      <o:lock v:ext="edit" aspectratio="f"/>
                      <v:textbox>
                        <w:txbxContent>
                          <w:p>
                            <w:pPr>
                              <w:spacing w:line="120" w:lineRule="auto"/>
                              <w:jc w:val="center"/>
                              <w:rPr>
                                <w:sz w:val="14"/>
                                <w:szCs w:val="14"/>
                              </w:rPr>
                            </w:pPr>
                            <w:r>
                              <w:rPr>
                                <w:rFonts w:hint="eastAsia"/>
                                <w:sz w:val="14"/>
                                <w:szCs w:val="14"/>
                              </w:rPr>
                              <w:t>执行型</w:t>
                            </w:r>
                          </w:p>
                        </w:txbxContent>
                      </v:textbox>
                    </v:shape>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41184" behindDoc="0" locked="0" layoutInCell="1" allowOverlap="1">
                      <wp:simplePos x="0" y="0"/>
                      <wp:positionH relativeFrom="column">
                        <wp:posOffset>1203960</wp:posOffset>
                      </wp:positionH>
                      <wp:positionV relativeFrom="paragraph">
                        <wp:posOffset>359410</wp:posOffset>
                      </wp:positionV>
                      <wp:extent cx="76200" cy="198755"/>
                      <wp:effectExtent l="6350" t="6350" r="12700" b="23495"/>
                      <wp:wrapNone/>
                      <wp:docPr id="71" name="矩形 71"/>
                      <wp:cNvGraphicFramePr/>
                      <a:graphic xmlns:a="http://schemas.openxmlformats.org/drawingml/2006/main">
                        <a:graphicData uri="http://schemas.microsoft.com/office/word/2010/wordprocessingShape">
                          <wps:wsp>
                            <wps:cNvSpPr/>
                            <wps:spPr>
                              <a:xfrm>
                                <a:off x="4774565" y="6536690"/>
                                <a:ext cx="76200" cy="1987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8pt;margin-top:28.3pt;height:15.65pt;width:6pt;z-index:251741184;v-text-anchor:middle;mso-width-relative:page;mso-height-relative:page;" fillcolor="#000000 [3200]" filled="t" stroked="t" coordsize="21600,21600" o:gfxdata="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0nohGtkAAAAJAQAADwAAAAAAAAABACAAAAAiAAAAZHJzL2Rvd25yZXYueG1s&#10;UEsBAhQAFAAAAAgAh07iQDKzB5hpAgAA0wQAAA4AAAAAAAAAAQAgAAAAKAEAAGRycy9lMm9Eb2Mu&#10;eG1sUEsFBgAAAAAGAAYAWQEAAAMGAAAAAA==&#10;">
                      <v:fill on="t" focussize="0,0"/>
                      <v:stroke weight="1pt" color="#000000 [3200]"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35040" behindDoc="0" locked="0" layoutInCell="1" allowOverlap="1">
                      <wp:simplePos x="0" y="0"/>
                      <wp:positionH relativeFrom="column">
                        <wp:posOffset>252095</wp:posOffset>
                      </wp:positionH>
                      <wp:positionV relativeFrom="paragraph">
                        <wp:posOffset>397510</wp:posOffset>
                      </wp:positionV>
                      <wp:extent cx="2166620" cy="127000"/>
                      <wp:effectExtent l="6350" t="6350" r="17780" b="19050"/>
                      <wp:wrapNone/>
                      <wp:docPr id="63" name="矩形 63"/>
                      <wp:cNvGraphicFramePr/>
                      <a:graphic xmlns:a="http://schemas.openxmlformats.org/drawingml/2006/main">
                        <a:graphicData uri="http://schemas.microsoft.com/office/word/2010/wordprocessingShape">
                          <wps:wsp>
                            <wps:cNvSpPr/>
                            <wps:spPr>
                              <a:xfrm>
                                <a:off x="0" y="0"/>
                                <a:ext cx="2167151" cy="129384"/>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5pt;margin-top:31.3pt;height:10pt;width:170.6pt;z-index:251735040;v-text-anchor:middle;mso-width-relative:page;mso-height-relative:page;" fillcolor="#FF0000" filled="t" stroked="t" coordsize="21600,21600" o:gfxdata="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PfK472QAAAAgBAAAPAAAAAAAAAAEAIAAAACIAAABkcnMvZG93bnJldi54bWxQSwEC&#10;FAAUAAAACACHTuJAhiD0umUCAADJBAAADgAAAAAAAAABACAAAAAoAQAAZHJzL2Uyb0RvYy54bWxQ&#10;SwUGAAAAAAYABgBZAQAA/wUAAAAA&#10;">
                      <v:fill on="t" focussize="0,0"/>
                      <v:stroke weight="1pt" color="#41719C [3204]"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36064" behindDoc="0" locked="0" layoutInCell="1" allowOverlap="1">
                      <wp:simplePos x="0" y="0"/>
                      <wp:positionH relativeFrom="column">
                        <wp:posOffset>925830</wp:posOffset>
                      </wp:positionH>
                      <wp:positionV relativeFrom="paragraph">
                        <wp:posOffset>321310</wp:posOffset>
                      </wp:positionV>
                      <wp:extent cx="643255" cy="261620"/>
                      <wp:effectExtent l="6350" t="6350" r="17145" b="17780"/>
                      <wp:wrapNone/>
                      <wp:docPr id="62" name="矩形 62"/>
                      <wp:cNvGraphicFramePr/>
                      <a:graphic xmlns:a="http://schemas.openxmlformats.org/drawingml/2006/main">
                        <a:graphicData uri="http://schemas.microsoft.com/office/word/2010/wordprocessingShape">
                          <wps:wsp>
                            <wps:cNvSpPr/>
                            <wps:spPr>
                              <a:xfrm>
                                <a:off x="3893185" y="5857240"/>
                                <a:ext cx="643255" cy="261620"/>
                              </a:xfrm>
                              <a:prstGeom prst="rect">
                                <a:avLst/>
                              </a:prstGeom>
                              <a:solidFill>
                                <a:schemeClr val="accent3">
                                  <a:alpha val="49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2.9pt;margin-top:25.3pt;height:20.6pt;width:50.65pt;z-index:251736064;v-text-anchor:middle;mso-width-relative:page;mso-height-relative:page;" fillcolor="#A5A5A5 [3206]" filled="t" stroked="t" coordsize="21600,21600" o:gfxdata="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4LxDvZAAAACQEAAA8AAAAAAAAAAQAgAAAA&#10;IgAAAGRycy9kb3ducmV2LnhtbFBLAQIUABQAAAAIAIdO4kA8MvdjfAIAAPUEAAAOAAAAAAAAAAEA&#10;IAAAACgBAABkcnMvZTJvRG9jLnhtbFBLBQYAAAAABgAGAFkBAAAWBgAAAAA=&#10;">
                      <v:fill on="t" opacity="32112f" focussize="0,0"/>
                      <v:stroke weight="1pt" color="#787878 [3206]"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6"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信息加工方式</w:t>
            </w:r>
          </w:p>
        </w:tc>
        <w:tc>
          <w:tcPr>
            <w:tcW w:w="1089" w:type="dxa"/>
            <w:vAlign w:val="center"/>
          </w:tcPr>
          <w:p>
            <w:pPr>
              <w:spacing w:line="400" w:lineRule="exact"/>
              <w:jc w:val="center"/>
              <w:rPr>
                <w:rFonts w:ascii="Times New Roman" w:hAnsi="Times New Roman" w:eastAsia="宋体" w:cs="Times New Roman"/>
                <w:kern w:val="0"/>
                <w:sz w:val="20"/>
                <w:szCs w:val="20"/>
              </w:rPr>
            </w:pPr>
          </w:p>
        </w:tc>
        <w:tc>
          <w:tcPr>
            <w:tcW w:w="1159" w:type="dxa"/>
            <w:vAlign w:val="center"/>
          </w:tcPr>
          <w:p>
            <w:pPr>
              <w:spacing w:line="400" w:lineRule="exact"/>
              <w:jc w:val="center"/>
              <w:rPr>
                <w:rFonts w:ascii="Times New Roman" w:hAnsi="Times New Roman" w:eastAsia="宋体" w:cs="Times New Roman"/>
                <w:kern w:val="0"/>
                <w:sz w:val="20"/>
                <w:szCs w:val="20"/>
              </w:rPr>
            </w:pPr>
          </w:p>
        </w:tc>
        <w:tc>
          <w:tcPr>
            <w:tcW w:w="4529"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47328" behindDoc="0" locked="0" layoutInCell="1" allowOverlap="1">
                      <wp:simplePos x="0" y="0"/>
                      <wp:positionH relativeFrom="column">
                        <wp:posOffset>914400</wp:posOffset>
                      </wp:positionH>
                      <wp:positionV relativeFrom="paragraph">
                        <wp:posOffset>58420</wp:posOffset>
                      </wp:positionV>
                      <wp:extent cx="776605" cy="255905"/>
                      <wp:effectExtent l="0" t="0" r="4445" b="10795"/>
                      <wp:wrapNone/>
                      <wp:docPr id="79" name="文本框 79"/>
                      <wp:cNvGraphicFramePr/>
                      <a:graphic xmlns:a="http://schemas.openxmlformats.org/drawingml/2006/main">
                        <a:graphicData uri="http://schemas.microsoft.com/office/word/2010/wordprocessingShape">
                          <wps:wsp>
                            <wps:cNvSpPr txBox="1"/>
                            <wps:spPr>
                              <a:xfrm>
                                <a:off x="0" y="0"/>
                                <a:ext cx="776605" cy="2559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120" w:lineRule="auto"/>
                                    <w:jc w:val="center"/>
                                    <w:rPr>
                                      <w:sz w:val="14"/>
                                      <w:szCs w:val="14"/>
                                    </w:rPr>
                                  </w:pPr>
                                  <w:r>
                                    <w:rPr>
                                      <w:rFonts w:hint="eastAsia"/>
                                      <w:sz w:val="14"/>
                                      <w:szCs w:val="14"/>
                                    </w:rPr>
                                    <w:t>独立-依存型型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pt;margin-top:4.6pt;height:20.15pt;width:61.15pt;z-index:251747328;mso-width-relative:page;mso-height-relative:page;" fillcolor="#FFFFFF [3201]" filled="t" stroked="f" coordsize="21600,21600" o:gfxdata="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wd4pe1AAAAAgBAAAPAAAAAAAAAAEAIAAAACIAAABkcnMvZG93bnJldi54bWxQ&#10;SwECFAAUAAAACACHTuJA0w6DFjQCAABCBAAADgAAAAAAAAABACAAAAAjAQAAZHJzL2Uyb0RvYy54&#10;bWxQSwUGAAAAAAYABgBZAQAAyQUAAAAA&#10;">
                      <v:fill on="t" focussize="0,0"/>
                      <v:stroke on="f" weight="0.5pt"/>
                      <v:imagedata o:title=""/>
                      <o:lock v:ext="edit" aspectratio="f"/>
                      <v:textbox>
                        <w:txbxContent>
                          <w:p>
                            <w:pPr>
                              <w:spacing w:line="120" w:lineRule="auto"/>
                              <w:jc w:val="center"/>
                              <w:rPr>
                                <w:sz w:val="14"/>
                                <w:szCs w:val="14"/>
                              </w:rPr>
                            </w:pPr>
                            <w:r>
                              <w:rPr>
                                <w:rFonts w:hint="eastAsia"/>
                                <w:sz w:val="14"/>
                                <w:szCs w:val="14"/>
                              </w:rPr>
                              <w:t>独立-依存型型</w:t>
                            </w:r>
                          </w:p>
                        </w:txbxContent>
                      </v:textbox>
                    </v:shape>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48352" behindDoc="0" locked="0" layoutInCell="1" allowOverlap="1">
                      <wp:simplePos x="0" y="0"/>
                      <wp:positionH relativeFrom="column">
                        <wp:posOffset>2056765</wp:posOffset>
                      </wp:positionH>
                      <wp:positionV relativeFrom="paragraph">
                        <wp:posOffset>35560</wp:posOffset>
                      </wp:positionV>
                      <wp:extent cx="538480" cy="255905"/>
                      <wp:effectExtent l="0" t="0" r="13970" b="10795"/>
                      <wp:wrapNone/>
                      <wp:docPr id="78" name="文本框 78"/>
                      <wp:cNvGraphicFramePr/>
                      <a:graphic xmlns:a="http://schemas.openxmlformats.org/drawingml/2006/main">
                        <a:graphicData uri="http://schemas.microsoft.com/office/word/2010/wordprocessingShape">
                          <wps:wsp>
                            <wps:cNvSpPr txBox="1"/>
                            <wps:spPr>
                              <a:xfrm>
                                <a:off x="0" y="0"/>
                                <a:ext cx="538480" cy="2559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120" w:lineRule="auto"/>
                                    <w:jc w:val="center"/>
                                    <w:rPr>
                                      <w:sz w:val="14"/>
                                      <w:szCs w:val="14"/>
                                    </w:rPr>
                                  </w:pPr>
                                  <w:r>
                                    <w:rPr>
                                      <w:rFonts w:hint="eastAsia"/>
                                      <w:sz w:val="14"/>
                                      <w:szCs w:val="14"/>
                                    </w:rPr>
                                    <w:t>依存型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95pt;margin-top:2.8pt;height:20.15pt;width:42.4pt;z-index:251748352;mso-width-relative:page;mso-height-relative:page;" fillcolor="#FFFFFF [3201]" filled="t" stroked="f" coordsize="21600,21600" o:gfxdata="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IsZj0tUAAAAIAQAADwAAAAAAAAABACAAAAAiAAAAZHJzL2Rvd25yZXYueG1s&#10;UEsBAhQAFAAAAAgAh07iQB6/FwA0AgAAQgQAAA4AAAAAAAAAAQAgAAAAJAEAAGRycy9lMm9Eb2Mu&#10;eG1sUEsFBgAAAAAGAAYAWQEAAMoFAAAAAA==&#10;">
                      <v:fill on="t" focussize="0,0"/>
                      <v:stroke on="f" weight="0.5pt"/>
                      <v:imagedata o:title=""/>
                      <o:lock v:ext="edit" aspectratio="f"/>
                      <v:textbox>
                        <w:txbxContent>
                          <w:p>
                            <w:pPr>
                              <w:spacing w:line="120" w:lineRule="auto"/>
                              <w:jc w:val="center"/>
                              <w:rPr>
                                <w:sz w:val="14"/>
                                <w:szCs w:val="14"/>
                              </w:rPr>
                            </w:pPr>
                            <w:r>
                              <w:rPr>
                                <w:rFonts w:hint="eastAsia"/>
                                <w:sz w:val="14"/>
                                <w:szCs w:val="14"/>
                              </w:rPr>
                              <w:t>依存型</w:t>
                            </w:r>
                          </w:p>
                        </w:txbxContent>
                      </v:textbox>
                    </v:shape>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49376" behindDoc="0" locked="0" layoutInCell="1" allowOverlap="1">
                      <wp:simplePos x="0" y="0"/>
                      <wp:positionH relativeFrom="column">
                        <wp:posOffset>54610</wp:posOffset>
                      </wp:positionH>
                      <wp:positionV relativeFrom="paragraph">
                        <wp:posOffset>40640</wp:posOffset>
                      </wp:positionV>
                      <wp:extent cx="538480" cy="255905"/>
                      <wp:effectExtent l="0" t="0" r="13970" b="10795"/>
                      <wp:wrapNone/>
                      <wp:docPr id="77" name="文本框 77"/>
                      <wp:cNvGraphicFramePr/>
                      <a:graphic xmlns:a="http://schemas.openxmlformats.org/drawingml/2006/main">
                        <a:graphicData uri="http://schemas.microsoft.com/office/word/2010/wordprocessingShape">
                          <wps:wsp>
                            <wps:cNvSpPr txBox="1"/>
                            <wps:spPr>
                              <a:xfrm>
                                <a:off x="0" y="0"/>
                                <a:ext cx="538480" cy="2559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120" w:lineRule="auto"/>
                                    <w:jc w:val="center"/>
                                    <w:rPr>
                                      <w:sz w:val="14"/>
                                      <w:szCs w:val="14"/>
                                    </w:rPr>
                                  </w:pPr>
                                  <w:r>
                                    <w:rPr>
                                      <w:rFonts w:hint="eastAsia"/>
                                      <w:sz w:val="14"/>
                                      <w:szCs w:val="14"/>
                                    </w:rPr>
                                    <w:t>独立型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pt;margin-top:3.2pt;height:20.15pt;width:42.4pt;z-index:251749376;mso-width-relative:page;mso-height-relative:page;" fillcolor="#FFFFFF [3201]" filled="t" stroked="f" coordsize="21600,21600" o:gfxdata="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o8/fQ0QAAAAUBAAAPAAAAAAAAAAEAIAAAACIAAABkcnMvZG93bnJldi54bWxQSwEC&#10;FAAUAAAACACHTuJAu5qb5zQCAABCBAAADgAAAAAAAAABACAAAAAgAQAAZHJzL2Uyb0RvYy54bWxQ&#10;SwUGAAAAAAYABgBZAQAAxgUAAAAA&#10;">
                      <v:fill on="t" focussize="0,0"/>
                      <v:stroke on="f" weight="0.5pt"/>
                      <v:imagedata o:title=""/>
                      <o:lock v:ext="edit" aspectratio="f"/>
                      <v:textbox>
                        <w:txbxContent>
                          <w:p>
                            <w:pPr>
                              <w:spacing w:line="120" w:lineRule="auto"/>
                              <w:jc w:val="center"/>
                              <w:rPr>
                                <w:sz w:val="14"/>
                                <w:szCs w:val="14"/>
                              </w:rPr>
                            </w:pPr>
                            <w:r>
                              <w:rPr>
                                <w:rFonts w:hint="eastAsia"/>
                                <w:sz w:val="14"/>
                                <w:szCs w:val="14"/>
                              </w:rPr>
                              <w:t>独立型</w:t>
                            </w:r>
                          </w:p>
                        </w:txbxContent>
                      </v:textbox>
                    </v:shape>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39136" behindDoc="0" locked="0" layoutInCell="1" allowOverlap="1">
                      <wp:simplePos x="0" y="0"/>
                      <wp:positionH relativeFrom="column">
                        <wp:posOffset>1031875</wp:posOffset>
                      </wp:positionH>
                      <wp:positionV relativeFrom="paragraph">
                        <wp:posOffset>400685</wp:posOffset>
                      </wp:positionV>
                      <wp:extent cx="500380" cy="261620"/>
                      <wp:effectExtent l="6350" t="6350" r="7620" b="17780"/>
                      <wp:wrapNone/>
                      <wp:docPr id="70" name="矩形 70"/>
                      <wp:cNvGraphicFramePr/>
                      <a:graphic xmlns:a="http://schemas.openxmlformats.org/drawingml/2006/main">
                        <a:graphicData uri="http://schemas.microsoft.com/office/word/2010/wordprocessingShape">
                          <wps:wsp>
                            <wps:cNvSpPr/>
                            <wps:spPr>
                              <a:xfrm>
                                <a:off x="0" y="0"/>
                                <a:ext cx="500380" cy="261620"/>
                              </a:xfrm>
                              <a:prstGeom prst="rect">
                                <a:avLst/>
                              </a:prstGeom>
                              <a:solidFill>
                                <a:schemeClr val="accent3">
                                  <a:alpha val="49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25pt;margin-top:31.55pt;height:20.6pt;width:39.4pt;z-index:251739136;v-text-anchor:middle;mso-width-relative:page;mso-height-relative:page;" fillcolor="#A5A5A5 [3206]" filled="t" stroked="t" coordsize="21600,21600" o:gfxdata="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MiPk92QAAAAoBAAAPAAAAAAAAAAEAIAAAACIAAABkcnMvZG93bnJl&#10;di54bWxQSwECFAAUAAAACACHTuJAZMEPzW4CAADpBAAADgAAAAAAAAABACAAAAAoAQAAZHJzL2Uy&#10;b0RvYy54bWxQSwUGAAAAAAYABgBZAQAACAYAAAAA&#10;">
                      <v:fill on="t" opacity="32112f" focussize="0,0"/>
                      <v:stroke weight="1pt" color="#787878 [3206]"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37088" behindDoc="0" locked="0" layoutInCell="1" allowOverlap="1">
                      <wp:simplePos x="0" y="0"/>
                      <wp:positionH relativeFrom="column">
                        <wp:posOffset>245745</wp:posOffset>
                      </wp:positionH>
                      <wp:positionV relativeFrom="paragraph">
                        <wp:posOffset>459740</wp:posOffset>
                      </wp:positionV>
                      <wp:extent cx="2166620" cy="127000"/>
                      <wp:effectExtent l="6350" t="6350" r="17780" b="19050"/>
                      <wp:wrapNone/>
                      <wp:docPr id="68" name="矩形 68"/>
                      <wp:cNvGraphicFramePr/>
                      <a:graphic xmlns:a="http://schemas.openxmlformats.org/drawingml/2006/main">
                        <a:graphicData uri="http://schemas.microsoft.com/office/word/2010/wordprocessingShape">
                          <wps:wsp>
                            <wps:cNvSpPr/>
                            <wps:spPr>
                              <a:xfrm>
                                <a:off x="0" y="0"/>
                                <a:ext cx="2166620" cy="127000"/>
                              </a:xfrm>
                              <a:prstGeom prst="rect">
                                <a:avLst/>
                              </a:prstGeom>
                              <a:solidFill>
                                <a:srgbClr val="00B05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35pt;margin-top:36.2pt;height:10pt;width:170.6pt;z-index:251737088;v-text-anchor:middle;mso-width-relative:page;mso-height-relative:page;" fillcolor="#00B050" filled="t" stroked="t" coordsize="21600,21600" o:gfxdata="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Pt2brNcA&#10;AAAIAQAADwAAAAAAAAABACAAAAAiAAAAZHJzL2Rvd25yZXYueG1sUEsBAhQAFAAAAAgAh07iQFOr&#10;JX5ZAgAAqAQAAA4AAAAAAAAAAQAgAAAAJgEAAGRycy9lMm9Eb2MueG1sUEsFBgAAAAAGAAYAWQEA&#10;APEFAAAAAA==&#10;">
                      <v:fill on="t" focussize="0,0"/>
                      <v:stroke weight="1pt" color="#5B9BD5 [3204]"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42208" behindDoc="0" locked="0" layoutInCell="1" allowOverlap="1">
                      <wp:simplePos x="0" y="0"/>
                      <wp:positionH relativeFrom="column">
                        <wp:posOffset>721360</wp:posOffset>
                      </wp:positionH>
                      <wp:positionV relativeFrom="paragraph">
                        <wp:posOffset>421005</wp:posOffset>
                      </wp:positionV>
                      <wp:extent cx="76200" cy="198755"/>
                      <wp:effectExtent l="6350" t="6350" r="12700" b="23495"/>
                      <wp:wrapNone/>
                      <wp:docPr id="72" name="矩形 72"/>
                      <wp:cNvGraphicFramePr/>
                      <a:graphic xmlns:a="http://schemas.openxmlformats.org/drawingml/2006/main">
                        <a:graphicData uri="http://schemas.microsoft.com/office/word/2010/wordprocessingShape">
                          <wps:wsp>
                            <wps:cNvSpPr/>
                            <wps:spPr>
                              <a:xfrm>
                                <a:off x="0" y="0"/>
                                <a:ext cx="76200" cy="1987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8pt;margin-top:33.15pt;height:15.65pt;width:6pt;z-index:251742208;v-text-anchor:middle;mso-width-relative:page;mso-height-relative:page;" fillcolor="#000000 [3200]" filled="t" stroked="t" coordsize="21600,21600" o:gfxdata="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TM&#10;CRXZAAAACQEAAA8AAAAAAAAAAQAgAAAAIgAAAGRycy9kb3ducmV2LnhtbFBLAQIUABQAAAAIAIdO&#10;4kAnyx29WwIAAMcEAAAOAAAAAAAAAAEAIAAAACgBAABkcnMvZTJvRG9jLnhtbFBLBQYAAAAABgAG&#10;AFkBAAD1BQAAAAA=&#10;">
                      <v:fill on="t" focussize="0,0"/>
                      <v:stroke weight="1pt" color="#000000 [3200]"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9" w:hRule="atLeast"/>
        </w:trPr>
        <w:tc>
          <w:tcPr>
            <w:tcW w:w="1575"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信息加工速度</w:t>
            </w:r>
          </w:p>
        </w:tc>
        <w:tc>
          <w:tcPr>
            <w:tcW w:w="1089" w:type="dxa"/>
            <w:vAlign w:val="center"/>
          </w:tcPr>
          <w:p>
            <w:pPr>
              <w:spacing w:line="400" w:lineRule="exact"/>
              <w:jc w:val="center"/>
              <w:rPr>
                <w:rFonts w:ascii="Times New Roman" w:hAnsi="Times New Roman" w:eastAsia="宋体" w:cs="Times New Roman"/>
                <w:kern w:val="0"/>
                <w:sz w:val="20"/>
                <w:szCs w:val="20"/>
              </w:rPr>
            </w:pPr>
          </w:p>
        </w:tc>
        <w:tc>
          <w:tcPr>
            <w:tcW w:w="1159" w:type="dxa"/>
            <w:vAlign w:val="center"/>
          </w:tcPr>
          <w:p>
            <w:pPr>
              <w:spacing w:line="400" w:lineRule="exact"/>
              <w:jc w:val="center"/>
              <w:rPr>
                <w:rFonts w:ascii="Times New Roman" w:hAnsi="Times New Roman" w:eastAsia="宋体" w:cs="Times New Roman"/>
                <w:kern w:val="0"/>
                <w:sz w:val="20"/>
                <w:szCs w:val="20"/>
              </w:rPr>
            </w:pPr>
          </w:p>
        </w:tc>
        <w:tc>
          <w:tcPr>
            <w:tcW w:w="4529" w:type="dxa"/>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50400" behindDoc="0" locked="0" layoutInCell="1" allowOverlap="1">
                      <wp:simplePos x="0" y="0"/>
                      <wp:positionH relativeFrom="column">
                        <wp:posOffset>2025015</wp:posOffset>
                      </wp:positionH>
                      <wp:positionV relativeFrom="paragraph">
                        <wp:posOffset>80645</wp:posOffset>
                      </wp:positionV>
                      <wp:extent cx="538480" cy="255905"/>
                      <wp:effectExtent l="0" t="0" r="13970" b="10795"/>
                      <wp:wrapNone/>
                      <wp:docPr id="82" name="文本框 82"/>
                      <wp:cNvGraphicFramePr/>
                      <a:graphic xmlns:a="http://schemas.openxmlformats.org/drawingml/2006/main">
                        <a:graphicData uri="http://schemas.microsoft.com/office/word/2010/wordprocessingShape">
                          <wps:wsp>
                            <wps:cNvSpPr txBox="1"/>
                            <wps:spPr>
                              <a:xfrm>
                                <a:off x="0" y="0"/>
                                <a:ext cx="538480" cy="2559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120" w:lineRule="auto"/>
                                    <w:jc w:val="center"/>
                                    <w:rPr>
                                      <w:sz w:val="14"/>
                                      <w:szCs w:val="14"/>
                                    </w:rPr>
                                  </w:pPr>
                                  <w:r>
                                    <w:rPr>
                                      <w:rFonts w:hint="eastAsia"/>
                                      <w:sz w:val="14"/>
                                      <w:szCs w:val="14"/>
                                    </w:rPr>
                                    <w:t>沉思型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45pt;margin-top:6.35pt;height:20.15pt;width:42.4pt;z-index:251750400;mso-width-relative:page;mso-height-relative:page;" fillcolor="#FFFFFF [3201]" filled="t" stroked="f" coordsize="21600,21600" o:gfxdata="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d18xt1AAAAAkBAAAPAAAAAAAAAAEAIAAAACIAAABkcnMvZG93bnJldi54bWxQ&#10;SwECFAAUAAAACACHTuJAmqK7HDQCAABCBAAADgAAAAAAAAABACAAAAAjAQAAZHJzL2Uyb0RvYy54&#10;bWxQSwUGAAAAAAYABgBZAQAAyQUAAAAA&#10;">
                      <v:fill on="t" focussize="0,0"/>
                      <v:stroke on="f" weight="0.5pt"/>
                      <v:imagedata o:title=""/>
                      <o:lock v:ext="edit" aspectratio="f"/>
                      <v:textbox>
                        <w:txbxContent>
                          <w:p>
                            <w:pPr>
                              <w:spacing w:line="120" w:lineRule="auto"/>
                              <w:jc w:val="center"/>
                              <w:rPr>
                                <w:sz w:val="14"/>
                                <w:szCs w:val="14"/>
                              </w:rPr>
                            </w:pPr>
                            <w:r>
                              <w:rPr>
                                <w:rFonts w:hint="eastAsia"/>
                                <w:sz w:val="14"/>
                                <w:szCs w:val="14"/>
                              </w:rPr>
                              <w:t>沉思型</w:t>
                            </w:r>
                          </w:p>
                        </w:txbxContent>
                      </v:textbox>
                    </v:shape>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51424" behindDoc="0" locked="0" layoutInCell="1" allowOverlap="1">
                      <wp:simplePos x="0" y="0"/>
                      <wp:positionH relativeFrom="column">
                        <wp:posOffset>1008380</wp:posOffset>
                      </wp:positionH>
                      <wp:positionV relativeFrom="paragraph">
                        <wp:posOffset>81280</wp:posOffset>
                      </wp:positionV>
                      <wp:extent cx="744220" cy="255905"/>
                      <wp:effectExtent l="0" t="0" r="17780" b="10795"/>
                      <wp:wrapNone/>
                      <wp:docPr id="81" name="文本框 81"/>
                      <wp:cNvGraphicFramePr/>
                      <a:graphic xmlns:a="http://schemas.openxmlformats.org/drawingml/2006/main">
                        <a:graphicData uri="http://schemas.microsoft.com/office/word/2010/wordprocessingShape">
                          <wps:wsp>
                            <wps:cNvSpPr txBox="1"/>
                            <wps:spPr>
                              <a:xfrm>
                                <a:off x="0" y="0"/>
                                <a:ext cx="744220" cy="2559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120" w:lineRule="auto"/>
                                    <w:rPr>
                                      <w:sz w:val="14"/>
                                      <w:szCs w:val="14"/>
                                    </w:rPr>
                                  </w:pPr>
                                  <w:r>
                                    <w:rPr>
                                      <w:rFonts w:hint="eastAsia"/>
                                      <w:sz w:val="14"/>
                                      <w:szCs w:val="14"/>
                                    </w:rPr>
                                    <w:t>冲动-沉思型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4pt;margin-top:6.4pt;height:20.15pt;width:58.6pt;z-index:251751424;mso-width-relative:page;mso-height-relative:page;" fillcolor="#FFFFFF [3201]" filled="t" stroked="f" coordsize="21600,21600" o:gfxdata="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Y8g5NQAAAAJAQAADwAAAAAAAAABACAAAAAiAAAAZHJzL2Rvd25yZXYueG1sUEsB&#10;AhQAFAAAAAgAh07iQCz44AYyAgAAQgQAAA4AAAAAAAAAAQAgAAAAIwEAAGRycy9lMm9Eb2MueG1s&#10;UEsFBgAAAAAGAAYAWQEAAMcFAAAAAA==&#10;">
                      <v:fill on="t" focussize="0,0"/>
                      <v:stroke on="f" weight="0.5pt"/>
                      <v:imagedata o:title=""/>
                      <o:lock v:ext="edit" aspectratio="f"/>
                      <v:textbox>
                        <w:txbxContent>
                          <w:p>
                            <w:pPr>
                              <w:spacing w:line="120" w:lineRule="auto"/>
                              <w:rPr>
                                <w:sz w:val="14"/>
                                <w:szCs w:val="14"/>
                              </w:rPr>
                            </w:pPr>
                            <w:r>
                              <w:rPr>
                                <w:rFonts w:hint="eastAsia"/>
                                <w:sz w:val="14"/>
                                <w:szCs w:val="14"/>
                              </w:rPr>
                              <w:t>冲动-沉思型</w:t>
                            </w:r>
                          </w:p>
                        </w:txbxContent>
                      </v:textbox>
                    </v:shape>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52448" behindDoc="0" locked="0" layoutInCell="1" allowOverlap="1">
                      <wp:simplePos x="0" y="0"/>
                      <wp:positionH relativeFrom="column">
                        <wp:posOffset>119380</wp:posOffset>
                      </wp:positionH>
                      <wp:positionV relativeFrom="paragraph">
                        <wp:posOffset>113030</wp:posOffset>
                      </wp:positionV>
                      <wp:extent cx="538480" cy="255905"/>
                      <wp:effectExtent l="0" t="0" r="13970" b="10795"/>
                      <wp:wrapNone/>
                      <wp:docPr id="80" name="文本框 80"/>
                      <wp:cNvGraphicFramePr/>
                      <a:graphic xmlns:a="http://schemas.openxmlformats.org/drawingml/2006/main">
                        <a:graphicData uri="http://schemas.microsoft.com/office/word/2010/wordprocessingShape">
                          <wps:wsp>
                            <wps:cNvSpPr txBox="1"/>
                            <wps:spPr>
                              <a:xfrm>
                                <a:off x="0" y="0"/>
                                <a:ext cx="538480" cy="2559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120" w:lineRule="auto"/>
                                    <w:rPr>
                                      <w:sz w:val="14"/>
                                      <w:szCs w:val="14"/>
                                    </w:rPr>
                                  </w:pPr>
                                  <w:r>
                                    <w:rPr>
                                      <w:rFonts w:hint="eastAsia"/>
                                      <w:sz w:val="14"/>
                                      <w:szCs w:val="14"/>
                                    </w:rPr>
                                    <w:t>冲动型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pt;margin-top:8.9pt;height:20.15pt;width:42.4pt;z-index:251752448;mso-width-relative:page;mso-height-relative:page;" fillcolor="#FFFFFF [3201]" filled="t" stroked="f" coordsize="21600,21600" o:gfxdata="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5eq210gAAAAgBAAAPAAAAAAAAAAEAIAAAACIAAABkcnMvZG93bnJldi54bWxQSwEC&#10;FAAUAAAACACHTuJAm54PjTMCAABCBAAADgAAAAAAAAABACAAAAAhAQAAZHJzL2Uyb0RvYy54bWxQ&#10;SwUGAAAAAAYABgBZAQAAxgUAAAAA&#10;">
                      <v:fill on="t" focussize="0,0"/>
                      <v:stroke on="f" weight="0.5pt"/>
                      <v:imagedata o:title=""/>
                      <o:lock v:ext="edit" aspectratio="f"/>
                      <v:textbox>
                        <w:txbxContent>
                          <w:p>
                            <w:pPr>
                              <w:spacing w:line="120" w:lineRule="auto"/>
                              <w:rPr>
                                <w:sz w:val="14"/>
                                <w:szCs w:val="14"/>
                              </w:rPr>
                            </w:pPr>
                            <w:r>
                              <w:rPr>
                                <w:rFonts w:hint="eastAsia"/>
                                <w:sz w:val="14"/>
                                <w:szCs w:val="14"/>
                              </w:rPr>
                              <w:t>冲动型</w:t>
                            </w:r>
                          </w:p>
                        </w:txbxContent>
                      </v:textbox>
                    </v:shape>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38112" behindDoc="0" locked="0" layoutInCell="1" allowOverlap="1">
                      <wp:simplePos x="0" y="0"/>
                      <wp:positionH relativeFrom="column">
                        <wp:posOffset>261620</wp:posOffset>
                      </wp:positionH>
                      <wp:positionV relativeFrom="paragraph">
                        <wp:posOffset>475615</wp:posOffset>
                      </wp:positionV>
                      <wp:extent cx="2166620" cy="127000"/>
                      <wp:effectExtent l="6350" t="6350" r="17780" b="19050"/>
                      <wp:wrapNone/>
                      <wp:docPr id="69" name="矩形 69"/>
                      <wp:cNvGraphicFramePr/>
                      <a:graphic xmlns:a="http://schemas.openxmlformats.org/drawingml/2006/main">
                        <a:graphicData uri="http://schemas.microsoft.com/office/word/2010/wordprocessingShape">
                          <wps:wsp>
                            <wps:cNvSpPr/>
                            <wps:spPr>
                              <a:xfrm>
                                <a:off x="0" y="0"/>
                                <a:ext cx="2166620" cy="1270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pt;margin-top:37.45pt;height:10pt;width:170.6pt;z-index:251738112;v-text-anchor:middle;mso-width-relative:page;mso-height-relative:page;" fillcolor="#FFFF00" filled="t" stroked="t" coordsize="21600,21600" o:gfxdata="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7EGo3NcAAAAIAQAADwAAAAAAAAABACAAAAAiAAAAZHJzL2Rvd25yZXYueG1sUEsBAhQAFAAA&#10;AAgAh07iQHwTthBiAgAAyQQAAA4AAAAAAAAAAQAgAAAAJgEAAGRycy9lMm9Eb2MueG1sUEsFBgAA&#10;AAAGAAYAWQEAAPoFAAAAAA==&#10;">
                      <v:fill on="t" focussize="0,0"/>
                      <v:stroke weight="1pt" color="#41719C [3204]"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43232" behindDoc="0" locked="0" layoutInCell="1" allowOverlap="1">
                      <wp:simplePos x="0" y="0"/>
                      <wp:positionH relativeFrom="column">
                        <wp:posOffset>1697990</wp:posOffset>
                      </wp:positionH>
                      <wp:positionV relativeFrom="paragraph">
                        <wp:posOffset>436880</wp:posOffset>
                      </wp:positionV>
                      <wp:extent cx="76200" cy="198755"/>
                      <wp:effectExtent l="6350" t="6350" r="12700" b="23495"/>
                      <wp:wrapNone/>
                      <wp:docPr id="73" name="矩形 73"/>
                      <wp:cNvGraphicFramePr/>
                      <a:graphic xmlns:a="http://schemas.openxmlformats.org/drawingml/2006/main">
                        <a:graphicData uri="http://schemas.microsoft.com/office/word/2010/wordprocessingShape">
                          <wps:wsp>
                            <wps:cNvSpPr/>
                            <wps:spPr>
                              <a:xfrm>
                                <a:off x="0" y="0"/>
                                <a:ext cx="76200" cy="1987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7pt;margin-top:34.4pt;height:15.65pt;width:6pt;z-index:251743232;v-text-anchor:middle;mso-width-relative:page;mso-height-relative:page;" fillcolor="#000000 [3200]" filled="t" stroked="t" coordsize="21600,21600" o:gfxdata="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w&#10;7DkP2QAAAAoBAAAPAAAAAAAAAAEAIAAAACIAAABkcnMvZG93bnJldi54bWxQSwECFAAUAAAACACH&#10;TuJARLaLBlwCAADHBAAADgAAAAAAAAABACAAAAAoAQAAZHJzL2Uyb0RvYy54bWxQSwUGAAAAAAYA&#10;BgBZAQAA9gUAAAAA&#10;">
                      <v:fill on="t" focussize="0,0"/>
                      <v:stroke weight="1pt" color="#000000 [3200]"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40160" behindDoc="0" locked="0" layoutInCell="1" allowOverlap="1">
                      <wp:simplePos x="0" y="0"/>
                      <wp:positionH relativeFrom="column">
                        <wp:posOffset>1093470</wp:posOffset>
                      </wp:positionH>
                      <wp:positionV relativeFrom="paragraph">
                        <wp:posOffset>406400</wp:posOffset>
                      </wp:positionV>
                      <wp:extent cx="500380" cy="261620"/>
                      <wp:effectExtent l="6350" t="6350" r="7620" b="17780"/>
                      <wp:wrapNone/>
                      <wp:docPr id="64" name="矩形 64"/>
                      <wp:cNvGraphicFramePr/>
                      <a:graphic xmlns:a="http://schemas.openxmlformats.org/drawingml/2006/main">
                        <a:graphicData uri="http://schemas.microsoft.com/office/word/2010/wordprocessingShape">
                          <wps:wsp>
                            <wps:cNvSpPr/>
                            <wps:spPr>
                              <a:xfrm>
                                <a:off x="0" y="0"/>
                                <a:ext cx="500380" cy="261620"/>
                              </a:xfrm>
                              <a:prstGeom prst="rect">
                                <a:avLst/>
                              </a:prstGeom>
                              <a:solidFill>
                                <a:schemeClr val="accent3">
                                  <a:alpha val="49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1pt;margin-top:32pt;height:20.6pt;width:39.4pt;z-index:251740160;v-text-anchor:middle;mso-width-relative:page;mso-height-relative:page;" fillcolor="#A5A5A5 [3206]" filled="t" stroked="t" coordsize="21600,21600" o:gfxdata="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N4xOS2AAAAAoBAAAPAAAAAAAAAAEAIAAAACIAAABkcnMvZG93bnJl&#10;di54bWxQSwECFAAUAAAACACHTuJAiL8cV28CAADpBAAADgAAAAAAAAABACAAAAAnAQAAZHJzL2Uy&#10;b0RvYy54bWxQSwUGAAAAAAYABgBZAQAACAYAAAAA&#10;">
                      <v:fill on="t" opacity="32112f" focussize="0,0"/>
                      <v:stroke weight="1pt" color="#787878 [3206]" miterlimit="8" joinstyle="miter"/>
                      <v:imagedata o:title=""/>
                      <o:lock v:ext="edit" aspectratio="f"/>
                    </v:rect>
                  </w:pict>
                </mc:Fallback>
              </mc:AlternateContent>
            </w:r>
          </w:p>
        </w:tc>
      </w:tr>
    </w:tbl>
    <w:p>
      <w:pPr>
        <w:pStyle w:val="21"/>
      </w:pPr>
      <w:bookmarkStart w:id="41" w:name="_Toc28108"/>
      <w:commentRangeStart w:id="49"/>
      <w:r>
        <w:rPr>
          <w:rFonts w:hint="eastAsia"/>
        </w:rPr>
        <w:t>5.4.2</w:t>
      </w:r>
      <w:r>
        <w:rPr>
          <w:rFonts w:hint="eastAsia" w:ascii="黑体" w:hAnsi="黑体"/>
        </w:rPr>
        <w:t>学习风格分析</w:t>
      </w:r>
      <w:commentRangeEnd w:id="49"/>
      <w:r>
        <w:rPr>
          <w:rStyle w:val="24"/>
          <w:rFonts w:asciiTheme="minorHAnsi" w:hAnsiTheme="minorHAnsi" w:eastAsiaTheme="minorEastAsia" w:cstheme="minorBidi"/>
          <w:b w:val="0"/>
          <w:bCs w:val="0"/>
        </w:rPr>
        <w:commentReference w:id="49"/>
      </w:r>
      <w:bookmarkEnd w:id="41"/>
    </w:p>
    <w:tbl>
      <w:tblPr>
        <w:tblStyle w:val="26"/>
        <w:tblW w:w="80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053" w:type="dxa"/>
            <w:shd w:val="clear" w:color="auto" w:fill="FFE599" w:themeFill="accent4" w:themeFillTint="66"/>
          </w:tcPr>
          <w:p>
            <w:pPr>
              <w:spacing w:before="156" w:beforeLines="50" w:after="156" w:afterLines="50"/>
              <w:jc w:val="center"/>
              <w:rPr>
                <w:rFonts w:ascii="Times New Roman" w:hAnsi="Times New Roman" w:eastAsia="宋体" w:cs="Times New Roman"/>
                <w:kern w:val="0"/>
                <w:sz w:val="21"/>
                <w:szCs w:val="21"/>
              </w:rPr>
            </w:pPr>
            <w:r>
              <w:rPr>
                <w:rFonts w:hint="eastAsia" w:ascii="黑体" w:hAnsi="黑体" w:eastAsia="黑体" w:cs="黑体"/>
                <w:kern w:val="0"/>
                <w:sz w:val="21"/>
                <w:szCs w:val="21"/>
              </w:rPr>
              <w:t>你对待信息的主动性程度属于：执行-创造型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7" w:hRule="atLeast"/>
          <w:jc w:val="center"/>
        </w:trPr>
        <w:tc>
          <w:tcPr>
            <w:tcW w:w="8053" w:type="dxa"/>
            <w:shd w:val="clear" w:color="auto" w:fill="FFE599" w:themeFill="accent4" w:themeFillTint="66"/>
          </w:tcPr>
          <w:p>
            <w:pPr>
              <w:spacing w:before="156" w:after="156" w:line="36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典型特征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46" w:hRule="atLeast"/>
          <w:jc w:val="center"/>
        </w:trPr>
        <w:tc>
          <w:tcPr>
            <w:tcW w:w="8053" w:type="dxa"/>
          </w:tcPr>
          <w:p>
            <w:pPr>
              <w:spacing w:before="156" w:beforeLines="50" w:after="156" w:afterLines="50"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这一学习类型的人，在学习中对于新的的学习方法和策略会产生一定的兴趣，但是会衡量使用新方法所要付出的代价，或是一定范围内尝试新方法是否奏效。因此这类的人在探索新方式方法的途径所要下的功夫上有所保留，从而为完成老师交代的学习任务保留精力。这一类型的人时而能在执行型和创造型两种特质之间恰当切换，时而又会受到两种类型点的制约而停滞不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6" w:hRule="atLeast"/>
          <w:jc w:val="center"/>
        </w:trPr>
        <w:tc>
          <w:tcPr>
            <w:tcW w:w="8053" w:type="dxa"/>
            <w:shd w:val="clear" w:color="auto" w:fill="FFE599" w:themeFill="accent4" w:themeFillTint="66"/>
          </w:tcPr>
          <w:p>
            <w:pPr>
              <w:spacing w:before="156" w:after="156" w:line="360" w:lineRule="exact"/>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4"/>
                <w:szCs w:val="24"/>
              </w:rPr>
              <w:t>你的表现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8053" w:type="dxa"/>
          </w:tcPr>
          <w:p>
            <w:pPr>
              <w:spacing w:before="156" w:beforeLines="50" w:after="156" w:afterLines="50"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你的学习风格偏向于执行-创造型，这一类型的人往往兼有创造型的好奇心与执行型的实际性两种风格的特点，这种类型的人依据表现可以表现为两种，一种是两种特质交替出现，但是这类的人往往会缺乏一定的自律性，生活中随意性大，时而循规蹈矩，时而突破创新；另一种则是表现为同时具有两种类型的优缺点，对于自身的行为能较好的驾驭。然而，不管你是哪一种，只要你用心去发现自己的优势，就一定能达到令自己满意的学习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shd w:val="clear" w:color="auto" w:fill="FFE599" w:themeFill="accent4" w:themeFillTint="66"/>
          </w:tcPr>
          <w:p>
            <w:pPr>
              <w:spacing w:before="156" w:beforeLines="50" w:after="156" w:afterLines="50"/>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4"/>
                <w:szCs w:val="24"/>
              </w:rPr>
              <w:t>优势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tcPr>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·既能够看到执行学习任务的现实意义，又能对于新鲜事物保持一定的热情。</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·在执行和创新不发生冲突时可以将两种方法的优势兼收并蓄，从而形成有益的相互补充甚至是良性循环。</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·时而想出的新解题方法犹如给自己的学习注入一支兴奋剂，使你能够保持较高的学习动力和兴趣。</w:t>
            </w:r>
          </w:p>
          <w:p>
            <w:pPr>
              <w:spacing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·你的学习过程张弛有度，能产生更多的兴趣。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shd w:val="clear" w:color="auto" w:fill="FFE599" w:themeFill="accent4" w:themeFillTint="66"/>
          </w:tcPr>
          <w:p>
            <w:pPr>
              <w:spacing w:before="156" w:beforeLines="50" w:after="156" w:afterLines="50"/>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4"/>
                <w:szCs w:val="24"/>
              </w:rPr>
              <w:t>盲点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tcPr>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·探索及尝试新的学习方法和途径的过程中勇气不足。</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·常常因不能坚持到底而丧失了提高学习效率的机会。</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·一定好奇心的驱使下，往往又不能专心致志于老师布置任务的执行上。</w:t>
            </w:r>
          </w:p>
          <w:p>
            <w:pPr>
              <w:spacing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·长期在两种风格类型间进行切换难免会流于浮躁而影响了学习效果。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shd w:val="clear" w:color="auto" w:fill="FFE599" w:themeFill="accent4" w:themeFillTint="66"/>
          </w:tcPr>
          <w:p>
            <w:pPr>
              <w:spacing w:before="156" w:beforeLines="50" w:after="156" w:afterLines="50"/>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4"/>
                <w:szCs w:val="24"/>
              </w:rPr>
              <w:t>专家建议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tcPr>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·你在做事情时能多一些主见。</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·合理分配自己的学习时间与资源。</w:t>
            </w:r>
          </w:p>
          <w:p>
            <w:pPr>
              <w:spacing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·从提高自身坚持性入手，无论是基本学习任务的完成还是新方法的尝试上都能坚持到底以达到自己的初衷。</w:t>
            </w:r>
          </w:p>
        </w:tc>
      </w:tr>
    </w:tbl>
    <w:p/>
    <w:p/>
    <w:p/>
    <w:p/>
    <w:p/>
    <w:p/>
    <w:p/>
    <w:p/>
    <w:p/>
    <w:p/>
    <w:p>
      <w:pPr>
        <w:rPr>
          <w:del w:id="145" w:author="识货服饰（专注正品尾货）" w:date="2018-01-23T13:53:37Z"/>
        </w:rPr>
      </w:pPr>
    </w:p>
    <w:p>
      <w:pPr>
        <w:rPr>
          <w:del w:id="146" w:author="识货服饰（专注正品尾货）" w:date="2018-01-23T13:53:37Z"/>
        </w:rPr>
      </w:pPr>
    </w:p>
    <w:p>
      <w:pPr>
        <w:widowControl/>
        <w:jc w:val="left"/>
        <w:rPr>
          <w:del w:id="147" w:author="识货服饰（专注正品尾货）" w:date="2018-01-23T13:53:38Z"/>
        </w:rPr>
      </w:pPr>
      <w:del w:id="148" w:author="识货服饰（专注正品尾货）" w:date="2018-01-23T13:53:38Z">
        <w:r>
          <w:rPr/>
          <w:br w:type="page"/>
        </w:r>
      </w:del>
    </w:p>
    <w:p>
      <w:pPr>
        <w:widowControl/>
        <w:jc w:val="left"/>
        <w:pPrChange w:id="149" w:author="识货服饰（专注正品尾货）" w:date="2018-01-23T13:53:38Z">
          <w:pPr/>
        </w:pPrChange>
      </w:pPr>
    </w:p>
    <w:tbl>
      <w:tblPr>
        <w:tblStyle w:val="26"/>
        <w:tblW w:w="80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053" w:type="dxa"/>
            <w:shd w:val="clear" w:color="auto" w:fill="FFE599" w:themeFill="accent4" w:themeFillTint="66"/>
          </w:tcPr>
          <w:p>
            <w:pPr>
              <w:spacing w:before="156" w:beforeLines="50" w:after="156" w:afterLines="50"/>
              <w:jc w:val="center"/>
              <w:rPr>
                <w:rFonts w:ascii="Times New Roman" w:hAnsi="Times New Roman" w:eastAsia="宋体" w:cs="Times New Roman"/>
                <w:kern w:val="0"/>
                <w:sz w:val="21"/>
                <w:szCs w:val="21"/>
              </w:rPr>
            </w:pPr>
            <w:r>
              <w:rPr>
                <w:rFonts w:hint="eastAsia" w:ascii="黑体" w:hAnsi="黑体" w:eastAsia="黑体" w:cs="黑体"/>
                <w:kern w:val="0"/>
                <w:sz w:val="21"/>
                <w:szCs w:val="21"/>
              </w:rPr>
              <w:t>你在加工信息时的依靠方式属于：依存型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7" w:hRule="atLeast"/>
          <w:jc w:val="center"/>
        </w:trPr>
        <w:tc>
          <w:tcPr>
            <w:tcW w:w="8053" w:type="dxa"/>
            <w:shd w:val="clear" w:color="auto" w:fill="FFE599" w:themeFill="accent4" w:themeFillTint="66"/>
          </w:tcPr>
          <w:p>
            <w:pPr>
              <w:spacing w:before="156" w:after="156" w:line="36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典型特征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46" w:hRule="atLeast"/>
          <w:jc w:val="center"/>
        </w:trPr>
        <w:tc>
          <w:tcPr>
            <w:tcW w:w="8053" w:type="dxa"/>
          </w:tcPr>
          <w:p>
            <w:pPr>
              <w:spacing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这一学习类型的人，在学习中喜欢集体讨论的形式来学习新的知识，善于汲取有益的知识。一起学习时效率高。在加工信息时，对外在参照有较大的依赖倾向。喜欢与人打交道的事务。更倾向与在外人的指导下完成事务。倾向于集体做事情。比较关注自己的内心感受，常常思考自己经历，然后从中吸取经验。属于情绪隐藏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6" w:hRule="atLeast"/>
          <w:jc w:val="center"/>
        </w:trPr>
        <w:tc>
          <w:tcPr>
            <w:tcW w:w="8053" w:type="dxa"/>
            <w:shd w:val="clear" w:color="auto" w:fill="FFE599" w:themeFill="accent4" w:themeFillTint="66"/>
          </w:tcPr>
          <w:p>
            <w:pPr>
              <w:spacing w:before="50" w:after="50" w:line="400" w:lineRule="exact"/>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4"/>
                <w:szCs w:val="24"/>
              </w:rPr>
              <w:t>你的表现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4" w:hRule="atLeast"/>
          <w:jc w:val="center"/>
        </w:trPr>
        <w:tc>
          <w:tcPr>
            <w:tcW w:w="8053" w:type="dxa"/>
          </w:tcPr>
          <w:p>
            <w:pPr>
              <w:spacing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你的学习风格偏向于依存型。比起独立学习，你更乐于与他人一起学习。如果学习成绩出现下滑或学习方法不当，你更愿意接受别人的帮助，如请家教，上辅导班。而这种行为的效果往往比你自己自学与埋头苦读更为适合你，或者能起到事半功倍的效果。虽然你认为一个人静静地学习也有好处，但是可能更适应有人在身边辅导和指引的感觉。你人缘不错，容易和大家打成一片。你总是尽全力帮助他人，从不与他人斤斤计较。你也同样是一个情感体验丰富的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shd w:val="clear" w:color="auto" w:fill="FFE599" w:themeFill="accent4" w:themeFillTint="66"/>
          </w:tcPr>
          <w:p>
            <w:pPr>
              <w:spacing w:before="156" w:beforeLines="50" w:after="156" w:afterLines="50" w:line="400" w:lineRule="exact"/>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4"/>
                <w:szCs w:val="24"/>
              </w:rPr>
              <w:t>优势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tcPr>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·能够吸取到他人好的学习方法和学习技巧，且能够充分考虑别人的利益。因此，很受周围的人欢迎，可以很好的与大家互相帮助。</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·你懂得分享。有了好的学习方法或学习材料时，你也会主动的拿出来与大家分享。</w:t>
            </w:r>
          </w:p>
          <w:p>
            <w:pPr>
              <w:spacing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·这样的特质使你有很强大的群众基础以及丰富的集体生活，可以培养自己的写作精神。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shd w:val="clear" w:color="auto" w:fill="FFE599" w:themeFill="accent4" w:themeFillTint="66"/>
          </w:tcPr>
          <w:p>
            <w:pPr>
              <w:spacing w:before="156" w:beforeLines="50" w:after="156" w:afterLines="50" w:line="400" w:lineRule="exact"/>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4"/>
                <w:szCs w:val="24"/>
              </w:rPr>
              <w:t>盲点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tcPr>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·没有独立思考的能力。</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·因为能比较容易的从集体中获得知识与经验，可能使你减少很多能够自身静下心来思考问题，形成自己独有的知识网络的机会。</w:t>
            </w:r>
          </w:p>
          <w:p>
            <w:pPr>
              <w:spacing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·若没有意识到这一点，将来你很可能因为不适应自学的学习方式而迷失了自己的方向。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shd w:val="clear" w:color="auto" w:fill="FFE599" w:themeFill="accent4" w:themeFillTint="66"/>
          </w:tcPr>
          <w:p>
            <w:pPr>
              <w:spacing w:before="156" w:beforeLines="50" w:after="156" w:afterLines="50" w:line="400" w:lineRule="exact"/>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4"/>
                <w:szCs w:val="24"/>
              </w:rPr>
              <w:t>专家建议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tcPr>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·你在以后的学习生活中，培养自己的独立意识。</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·在学习过程中遇到困难时首先尝试自己独立地解决学习中遇到的困难。</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·学会总结，你才能真正的掌握了知识，这样学到的东西也不容易忘记。</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·有自己的想法有意识地练习自己独自去完成任务。</w:t>
            </w:r>
          </w:p>
          <w:p>
            <w:pPr>
              <w:spacing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·你要学会变被动为主动，未来才能更好的掌握自己命运。</w:t>
            </w:r>
          </w:p>
        </w:tc>
      </w:tr>
    </w:tbl>
    <w:p/>
    <w:p>
      <w:pPr>
        <w:widowControl/>
        <w:jc w:val="left"/>
      </w:pPr>
      <w:r>
        <w:br w:type="page"/>
      </w:r>
    </w:p>
    <w:p/>
    <w:tbl>
      <w:tblPr>
        <w:tblStyle w:val="26"/>
        <w:tblW w:w="80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053" w:type="dxa"/>
            <w:shd w:val="clear" w:color="auto" w:fill="FFE599" w:themeFill="accent4" w:themeFillTint="66"/>
          </w:tcPr>
          <w:p>
            <w:pPr>
              <w:spacing w:before="156" w:beforeLines="50" w:after="156" w:afterLines="50" w:line="400" w:lineRule="exact"/>
              <w:jc w:val="center"/>
              <w:rPr>
                <w:rFonts w:ascii="Times New Roman" w:hAnsi="Times New Roman" w:eastAsia="宋体" w:cs="Times New Roman"/>
                <w:kern w:val="0"/>
                <w:sz w:val="21"/>
                <w:szCs w:val="21"/>
              </w:rPr>
            </w:pPr>
            <w:r>
              <w:rPr>
                <w:rFonts w:hint="eastAsia" w:ascii="黑体" w:hAnsi="黑体" w:eastAsia="黑体" w:cs="黑体"/>
                <w:kern w:val="0"/>
                <w:sz w:val="21"/>
                <w:szCs w:val="21"/>
              </w:rPr>
              <w:t>你对信息的加工速度属于：沉思型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7" w:hRule="atLeast"/>
          <w:jc w:val="center"/>
        </w:trPr>
        <w:tc>
          <w:tcPr>
            <w:tcW w:w="8053" w:type="dxa"/>
            <w:shd w:val="clear" w:color="auto" w:fill="FFE599" w:themeFill="accent4" w:themeFillTint="66"/>
          </w:tcPr>
          <w:p>
            <w:pPr>
              <w:spacing w:before="50" w:after="50"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典型特征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46" w:hRule="atLeast"/>
          <w:jc w:val="center"/>
        </w:trPr>
        <w:tc>
          <w:tcPr>
            <w:tcW w:w="8053" w:type="dxa"/>
          </w:tcPr>
          <w:p>
            <w:pPr>
              <w:spacing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这一学习类型的人，在学习喜欢把问题考虑周全以后再做反应，他们通常更看重问题的质量，而非速度。但当他们回答熟悉的，比较简单的问题时，反应也比较快。具有沉思型风格的人可能喜欢按已有的程序和规则去完成学习任务和处理事情，善长于分析和判断已有的学习任务和方法，能够对规划和程序进行评价。在处理程序性较强，规则清晰的学习任务时，成绩较好。他们往往处事沉稳，十分谨慎，在学习中面临问题时，会仔细地思考前因后果，不会草率做出决定，通常不会因为一时冲动，而做出错误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6" w:hRule="atLeast"/>
          <w:jc w:val="center"/>
        </w:trPr>
        <w:tc>
          <w:tcPr>
            <w:tcW w:w="8053" w:type="dxa"/>
            <w:shd w:val="clear" w:color="auto" w:fill="FFE599" w:themeFill="accent4" w:themeFillTint="66"/>
          </w:tcPr>
          <w:p>
            <w:pPr>
              <w:spacing w:before="50" w:after="50" w:line="400" w:lineRule="exact"/>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4"/>
                <w:szCs w:val="24"/>
              </w:rPr>
              <w:t>你的表现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4" w:hRule="atLeast"/>
          <w:jc w:val="center"/>
        </w:trPr>
        <w:tc>
          <w:tcPr>
            <w:tcW w:w="8053" w:type="dxa"/>
          </w:tcPr>
          <w:p>
            <w:pPr>
              <w:spacing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你的学习风格偏向于沉思型。在别人眼中你是一个办事稳妥的人，但有时缺乏决断力。你能够很好地控制自己的情绪，遇事冷静，处变不惊。在考试时，你可能很少表现出紧张、害怕。即使实在紧要关头，你也能保持高度清醒的头脑，从容应对。做事专注是沉思型的重要特点，清晰的思路，遇到纷繁复杂的题目也很少急躁，非但将解题思路考虑周全，否则你很少急于套用方式。此外，对于他人也能循循善诱。所以你给人的感觉踏实稳当，你的学习与做事风格让人感觉很放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shd w:val="clear" w:color="auto" w:fill="FFE599" w:themeFill="accent4" w:themeFillTint="66"/>
          </w:tcPr>
          <w:p>
            <w:pPr>
              <w:spacing w:before="156" w:beforeLines="50" w:after="156" w:afterLines="50" w:line="400" w:lineRule="exact"/>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4"/>
                <w:szCs w:val="24"/>
              </w:rPr>
              <w:t>优势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tcPr>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·在学习中能够仔细的分析，认真地思考，很少做无把握的事情。</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·应试能力一般都比较强，答题时通常考虑周全，沉着冷静，回答全面，下笔有神，特别长于回答综合题与论述题。</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·在学习上一般阅读能力较强。</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·善于思考，行事谨慎。</w:t>
            </w:r>
          </w:p>
          <w:p>
            <w:pPr>
              <w:spacing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·在生活中面对问题，常常会反复思考，衡量不同方法，做起事来有板有眼，注意统筹，很有大将风范。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shd w:val="clear" w:color="auto" w:fill="FFE599" w:themeFill="accent4" w:themeFillTint="66"/>
          </w:tcPr>
          <w:p>
            <w:pPr>
              <w:spacing w:before="156" w:beforeLines="50" w:after="156" w:afterLines="50" w:line="400" w:lineRule="exact"/>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4"/>
                <w:szCs w:val="24"/>
              </w:rPr>
              <w:t>盲点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tcPr>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·反应较慢。面对课堂上的提问，常常成竹在胸，却仍然失去回答的最佳时机。</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·对知识的变化和重组不能很快适应。</w:t>
            </w:r>
          </w:p>
          <w:p>
            <w:pPr>
              <w:spacing w:line="480" w:lineRule="exact"/>
              <w:ind w:firstLine="400" w:firstLineChars="200"/>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·在生活中，做事可能优柔寡断，不够果断，或过于追求完美，让周围的人感到无奈，也会让你自己忙碌的透不过气来。</w:t>
            </w:r>
          </w:p>
          <w:p>
            <w:pPr>
              <w:spacing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·缺乏判断力和裁决力有可能是沉思型人重要的缺憾。想得太多，常常重复推翻计划会影响你解决问题的时间和速度，也会错过很多难得的机会。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shd w:val="clear" w:color="auto" w:fill="FFE599" w:themeFill="accent4" w:themeFillTint="66"/>
          </w:tcPr>
          <w:p>
            <w:pPr>
              <w:spacing w:before="156" w:beforeLines="50" w:after="156" w:afterLines="50" w:line="400" w:lineRule="exact"/>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4"/>
                <w:szCs w:val="24"/>
              </w:rPr>
              <w:t>专家建议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3" w:type="dxa"/>
          </w:tcPr>
          <w:p>
            <w:pPr>
              <w:spacing w:line="480" w:lineRule="exact"/>
              <w:ind w:firstLine="400" w:firstLineChars="200"/>
              <w:jc w:val="left"/>
              <w:rPr>
                <w:rFonts w:ascii="Times New Roman" w:hAnsi="Times New Roman" w:eastAsia="宋体" w:cs="Times New Roman"/>
                <w:kern w:val="0"/>
                <w:sz w:val="21"/>
                <w:szCs w:val="21"/>
              </w:rPr>
            </w:pPr>
            <w:r>
              <w:rPr>
                <w:rFonts w:hint="eastAsia" w:ascii="Times New Roman" w:hAnsi="Times New Roman" w:eastAsia="宋体" w:cs="Times New Roman"/>
                <w:kern w:val="0"/>
                <w:sz w:val="20"/>
                <w:szCs w:val="20"/>
              </w:rPr>
              <w:t>·做事追求完美的你在学习中不要总停留在反复思考和复习旧知识的过程中，因为这可能已经占用你大部分的时间了。</w:t>
            </w:r>
          </w:p>
        </w:tc>
      </w:tr>
    </w:tbl>
    <w:p/>
    <w:p/>
    <w:p/>
    <w:p/>
    <w:p/>
    <w:p/>
    <w:p>
      <w:pPr>
        <w:widowControl/>
        <w:jc w:val="left"/>
      </w:pPr>
      <w:r>
        <w:br w:type="page"/>
      </w:r>
    </w:p>
    <w:p>
      <w:pPr>
        <w:pStyle w:val="2"/>
      </w:pPr>
      <w:bookmarkStart w:id="42" w:name="_Toc24667"/>
      <w:r>
        <w:rPr>
          <w:rFonts w:hint="eastAsia"/>
        </w:rPr>
        <w:t>第六部分 心理健康评估</w:t>
      </w:r>
      <w:bookmarkEnd w:id="42"/>
    </w:p>
    <w:p>
      <w:pPr>
        <w:spacing w:line="480" w:lineRule="exact"/>
        <w:ind w:firstLine="480" w:firstLineChars="200"/>
      </w:pPr>
      <w:r>
        <w:rPr>
          <w:rFonts w:hint="eastAsia"/>
        </w:rPr>
        <w:t>心理健康是指心理的各个方面及活动过程处于一种良好或正常的状态。心理健康的理想状态是保持性格完美、智力正常、认知正确、情感适当、意志合理、态度积极、行为恰当、适应良好的状态。个体能够适应发展的环境，具有完善的个性特征；且其认知，情绪反应，意志行为处于积极状态，并能保持正常的调控能力。在生活实践中，能够正确认识自我，自觉控制自己，正确对待外界变化，从而使心理保持平衡协调，就已具备了心理健康的基本特征。</w:t>
      </w:r>
    </w:p>
    <w:p>
      <w:pPr>
        <w:spacing w:line="480" w:lineRule="exact"/>
        <w:ind w:firstLine="480" w:firstLineChars="200"/>
      </w:pPr>
      <w:r>
        <w:rPr>
          <w:rFonts w:hint="eastAsia"/>
        </w:rPr>
        <w:t>本报告将从从强迫症状、人际关系敏感、抑郁、焦虑、敌对、偏执、精神病性七个方面详细的分析</w:t>
      </w:r>
      <w:del w:id="150" w:author="HUANGBin" w:date="2018-01-23T19:20:28Z">
        <w:r>
          <w:rPr>
            <w:rFonts w:hint="eastAsia"/>
          </w:rPr>
          <w:delText>学生</w:delText>
        </w:r>
      </w:del>
      <w:ins w:id="151" w:author="HUANGBin" w:date="2018-02-05T17:45:36Z">
        <w:r>
          <w:rPr>
            <w:rFonts w:hint="eastAsia"/>
            <w:lang w:eastAsia="zh-CN"/>
          </w:rPr>
          <w:t>您</w:t>
        </w:r>
      </w:ins>
      <w:r>
        <w:rPr>
          <w:rFonts w:hint="eastAsia"/>
        </w:rPr>
        <w:t>的心理健康水平，给</w:t>
      </w:r>
      <w:del w:id="152" w:author="HUANGBin" w:date="2018-01-23T19:20:33Z">
        <w:r>
          <w:rPr>
            <w:rFonts w:hint="eastAsia"/>
          </w:rPr>
          <w:delText>学生</w:delText>
        </w:r>
      </w:del>
      <w:ins w:id="153" w:author="HUANGBin" w:date="2018-02-05T17:45:40Z">
        <w:r>
          <w:rPr>
            <w:rFonts w:hint="eastAsia"/>
            <w:lang w:eastAsia="zh-CN"/>
          </w:rPr>
          <w:t>您</w:t>
        </w:r>
      </w:ins>
      <w:r>
        <w:rPr>
          <w:rFonts w:hint="eastAsia"/>
        </w:rPr>
        <w:t>提出合理的建议与意见。</w:t>
      </w:r>
    </w:p>
    <w:p>
      <w:pPr>
        <w:widowControl/>
        <w:jc w:val="left"/>
      </w:pPr>
      <w:r>
        <w:br w:type="page"/>
      </w:r>
    </w:p>
    <w:p>
      <w:pPr>
        <w:pStyle w:val="3"/>
      </w:pPr>
      <w:bookmarkStart w:id="43" w:name="_Toc7444"/>
      <w:r>
        <w:rPr>
          <w:rFonts w:hint="eastAsia"/>
        </w:rPr>
        <w:t>6.1心理健康评价结果</w:t>
      </w:r>
      <w:bookmarkEnd w:id="43"/>
    </w:p>
    <w:p>
      <w:pPr>
        <w:spacing w:line="480" w:lineRule="exact"/>
        <w:ind w:firstLine="480" w:firstLineChars="200"/>
      </w:pPr>
      <w:r>
        <w:rPr>
          <w:rFonts w:hint="eastAsia"/>
        </w:rPr>
        <w:t>在下表中心理健康水平值是测试个体在各项心理健康指标中的水平大小，值越高则在该因子上测试者的症状越明显。常模范围是群体中大多数人在该项上的水平范围，</w:t>
      </w:r>
      <w:r>
        <w:t>图中评估的</w:t>
      </w:r>
      <w:r>
        <w:rPr>
          <w:rFonts w:hint="eastAsia"/>
        </w:rPr>
        <w:t>心理健康水平</w:t>
      </w:r>
      <w:r>
        <w:t>值高于常模范围，</w:t>
      </w:r>
      <w:r>
        <w:rPr>
          <w:rFonts w:hint="eastAsia"/>
        </w:rPr>
        <w:t>则</w:t>
      </w:r>
      <w:r>
        <w:t>说明在该</w:t>
      </w:r>
      <w:r>
        <w:rPr>
          <w:rFonts w:hint="eastAsia"/>
        </w:rPr>
        <w:t>指标上异常</w:t>
      </w:r>
      <w:r>
        <w:t>；若</w:t>
      </w:r>
      <w:r>
        <w:rPr>
          <w:rFonts w:hint="eastAsia"/>
        </w:rPr>
        <w:t>心理健康</w:t>
      </w:r>
      <w:r>
        <w:t>水平</w:t>
      </w:r>
      <w:ins w:id="154" w:author="HUANGBin" w:date="2018-01-23T19:20:44Z">
        <w:r>
          <w:rPr>
            <w:rFonts w:hint="eastAsia"/>
            <w:lang w:eastAsia="zh-CN"/>
          </w:rPr>
          <w:t>值</w:t>
        </w:r>
      </w:ins>
      <w:r>
        <w:t>在常模范围之内</w:t>
      </w:r>
      <w:r>
        <w:rPr>
          <w:rFonts w:hint="eastAsia"/>
        </w:rPr>
        <w:t>或低于常模范围</w:t>
      </w:r>
      <w:r>
        <w:t>，</w:t>
      </w:r>
      <w:r>
        <w:rPr>
          <w:rFonts w:hint="eastAsia"/>
        </w:rPr>
        <w:t>则</w:t>
      </w:r>
      <w:r>
        <w:t>说明</w:t>
      </w:r>
      <w:r>
        <w:rPr>
          <w:rFonts w:hint="eastAsia"/>
        </w:rPr>
        <w:t>该心理健康指标</w:t>
      </w:r>
      <w:r>
        <w:t>与大多数人无明显</w:t>
      </w:r>
      <w:r>
        <w:rPr>
          <w:rFonts w:hint="eastAsia"/>
        </w:rPr>
        <w:t>差别且正常。</w:t>
      </w:r>
    </w:p>
    <w:p>
      <w:pPr>
        <w:spacing w:after="156" w:afterLines="50" w:line="480" w:lineRule="exact"/>
        <w:ind w:firstLine="480" w:firstLineChars="200"/>
        <w:jc w:val="center"/>
        <w:rPr>
          <w:rFonts w:ascii="黑体" w:hAnsi="黑体" w:eastAsia="黑体"/>
        </w:rPr>
      </w:pPr>
      <w:commentRangeStart w:id="50"/>
      <w:r>
        <w:rPr>
          <w:rFonts w:ascii="黑体" w:hAnsi="黑体" w:eastAsia="黑体"/>
        </w:rPr>
        <w:t>心理健康评估结果与常模对比结果</w:t>
      </w:r>
      <w:commentRangeEnd w:id="50"/>
      <w:r>
        <w:rPr>
          <w:rStyle w:val="24"/>
        </w:rPr>
        <w:commentReference w:id="50"/>
      </w:r>
    </w:p>
    <w:tbl>
      <w:tblPr>
        <w:tblStyle w:val="26"/>
        <w:tblW w:w="8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3"/>
        <w:gridCol w:w="1087"/>
        <w:gridCol w:w="1158"/>
        <w:gridCol w:w="903"/>
        <w:gridCol w:w="903"/>
        <w:gridCol w:w="903"/>
        <w:gridCol w:w="905"/>
        <w:gridCol w:w="907"/>
        <w:gridCol w:w="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 w:type="dxa"/>
          <w:trHeight w:val="605" w:hRule="atLeast"/>
        </w:trPr>
        <w:tc>
          <w:tcPr>
            <w:tcW w:w="1573" w:type="dxa"/>
            <w:vMerge w:val="restart"/>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心理健康</w:t>
            </w:r>
          </w:p>
        </w:tc>
        <w:tc>
          <w:tcPr>
            <w:tcW w:w="1087" w:type="dxa"/>
            <w:vMerge w:val="restart"/>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心理健康</w:t>
            </w:r>
            <w:r>
              <w:rPr>
                <w:rFonts w:ascii="黑体" w:hAnsi="黑体" w:eastAsia="黑体" w:cs="Times New Roman"/>
                <w:kern w:val="0"/>
                <w:sz w:val="20"/>
                <w:szCs w:val="20"/>
              </w:rPr>
              <w:t>水平值</w:t>
            </w:r>
          </w:p>
        </w:tc>
        <w:tc>
          <w:tcPr>
            <w:tcW w:w="1158" w:type="dxa"/>
            <w:vMerge w:val="restart"/>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常模</w:t>
            </w:r>
          </w:p>
          <w:p>
            <w:pPr>
              <w:spacing w:line="480" w:lineRule="exact"/>
              <w:jc w:val="center"/>
              <w:rPr>
                <w:rFonts w:ascii="黑体" w:hAnsi="黑体" w:eastAsia="黑体" w:cs="Times New Roman"/>
                <w:kern w:val="0"/>
                <w:sz w:val="20"/>
                <w:szCs w:val="20"/>
              </w:rPr>
            </w:pPr>
            <w:r>
              <w:rPr>
                <w:rFonts w:ascii="黑体" w:hAnsi="黑体" w:eastAsia="黑体" w:cs="Times New Roman"/>
                <w:kern w:val="0"/>
                <w:sz w:val="20"/>
                <w:szCs w:val="20"/>
              </w:rPr>
              <w:t>范围</w:t>
            </w:r>
          </w:p>
        </w:tc>
        <w:tc>
          <w:tcPr>
            <w:tcW w:w="903"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无症状</w:t>
            </w:r>
          </w:p>
        </w:tc>
        <w:tc>
          <w:tcPr>
            <w:tcW w:w="903"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轻微</w:t>
            </w:r>
          </w:p>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症状</w:t>
            </w:r>
          </w:p>
        </w:tc>
        <w:tc>
          <w:tcPr>
            <w:tcW w:w="903"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中等</w:t>
            </w:r>
          </w:p>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症状</w:t>
            </w:r>
          </w:p>
        </w:tc>
        <w:tc>
          <w:tcPr>
            <w:tcW w:w="905"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较重</w:t>
            </w:r>
          </w:p>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症状</w:t>
            </w:r>
          </w:p>
        </w:tc>
        <w:tc>
          <w:tcPr>
            <w:tcW w:w="907"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严重</w:t>
            </w:r>
          </w:p>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症状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 w:type="dxa"/>
          <w:trHeight w:val="605" w:hRule="atLeast"/>
        </w:trPr>
        <w:tc>
          <w:tcPr>
            <w:tcW w:w="1573" w:type="dxa"/>
            <w:vMerge w:val="continue"/>
            <w:shd w:val="clear" w:color="auto" w:fill="FFE599" w:themeFill="accent4" w:themeFillTint="66"/>
            <w:vAlign w:val="center"/>
          </w:tcPr>
          <w:p>
            <w:pPr>
              <w:spacing w:line="480" w:lineRule="exact"/>
              <w:jc w:val="center"/>
              <w:rPr>
                <w:rFonts w:ascii="Times New Roman" w:hAnsi="Times New Roman" w:eastAsia="宋体" w:cs="Times New Roman"/>
                <w:kern w:val="0"/>
                <w:sz w:val="20"/>
                <w:szCs w:val="20"/>
              </w:rPr>
            </w:pPr>
          </w:p>
        </w:tc>
        <w:tc>
          <w:tcPr>
            <w:tcW w:w="1087" w:type="dxa"/>
            <w:vMerge w:val="continue"/>
            <w:shd w:val="clear" w:color="auto" w:fill="FFE599" w:themeFill="accent4" w:themeFillTint="66"/>
            <w:vAlign w:val="center"/>
          </w:tcPr>
          <w:p>
            <w:pPr>
              <w:spacing w:line="480" w:lineRule="exact"/>
              <w:jc w:val="center"/>
              <w:rPr>
                <w:rFonts w:ascii="Times New Roman" w:hAnsi="Times New Roman" w:eastAsia="宋体" w:cs="Times New Roman"/>
                <w:kern w:val="0"/>
                <w:sz w:val="20"/>
                <w:szCs w:val="20"/>
              </w:rPr>
            </w:pPr>
          </w:p>
        </w:tc>
        <w:tc>
          <w:tcPr>
            <w:tcW w:w="1158" w:type="dxa"/>
            <w:vMerge w:val="continue"/>
            <w:shd w:val="clear" w:color="auto" w:fill="FFE599" w:themeFill="accent4" w:themeFillTint="66"/>
            <w:vAlign w:val="center"/>
          </w:tcPr>
          <w:p>
            <w:pPr>
              <w:spacing w:line="480" w:lineRule="exact"/>
              <w:jc w:val="center"/>
              <w:rPr>
                <w:rFonts w:ascii="Times New Roman" w:hAnsi="Times New Roman" w:eastAsia="宋体" w:cs="Times New Roman"/>
                <w:kern w:val="0"/>
                <w:sz w:val="20"/>
                <w:szCs w:val="20"/>
              </w:rPr>
            </w:pPr>
          </w:p>
        </w:tc>
        <w:tc>
          <w:tcPr>
            <w:tcW w:w="903"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1</w:t>
            </w:r>
          </w:p>
        </w:tc>
        <w:tc>
          <w:tcPr>
            <w:tcW w:w="903"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2</w:t>
            </w:r>
          </w:p>
        </w:tc>
        <w:tc>
          <w:tcPr>
            <w:tcW w:w="903"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3</w:t>
            </w:r>
          </w:p>
        </w:tc>
        <w:tc>
          <w:tcPr>
            <w:tcW w:w="905"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4</w:t>
            </w:r>
          </w:p>
        </w:tc>
        <w:tc>
          <w:tcPr>
            <w:tcW w:w="907" w:type="dxa"/>
            <w:shd w:val="clear" w:color="auto" w:fill="FFE599" w:themeFill="accent4" w:themeFillTint="66"/>
            <w:vAlign w:val="center"/>
          </w:tcPr>
          <w:p>
            <w:pPr>
              <w:spacing w:line="480" w:lineRule="exact"/>
              <w:jc w:val="center"/>
              <w:rPr>
                <w:rFonts w:ascii="黑体" w:hAnsi="黑体" w:eastAsia="黑体" w:cs="Times New Roman"/>
                <w:kern w:val="0"/>
                <w:sz w:val="20"/>
                <w:szCs w:val="20"/>
              </w:rPr>
            </w:pPr>
            <w:r>
              <w:rPr>
                <w:rFonts w:hint="eastAsia" w:ascii="黑体" w:hAnsi="黑体" w:eastAsia="黑体" w:cs="Times New Roman"/>
                <w:kern w:val="0"/>
                <w:sz w:val="20"/>
                <w:szCs w:val="2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1" w:hRule="atLeast"/>
        </w:trPr>
        <w:tc>
          <w:tcPr>
            <w:tcW w:w="1573"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强迫症状</w:t>
            </w:r>
          </w:p>
        </w:tc>
        <w:tc>
          <w:tcPr>
            <w:tcW w:w="1087"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3.2</w:t>
            </w:r>
          </w:p>
        </w:tc>
        <w:tc>
          <w:tcPr>
            <w:tcW w:w="1158"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1.2</w:t>
            </w:r>
            <w:r>
              <w:rPr>
                <w:rFonts w:ascii="Times New Roman" w:hAnsi="Times New Roman" w:eastAsia="宋体" w:cs="Times New Roman"/>
                <w:kern w:val="0"/>
                <w:sz w:val="20"/>
                <w:szCs w:val="20"/>
              </w:rPr>
              <w:t>～</w:t>
            </w:r>
            <w:r>
              <w:rPr>
                <w:rFonts w:hint="eastAsia" w:ascii="Times New Roman" w:hAnsi="Times New Roman" w:eastAsia="宋体" w:cs="Times New Roman"/>
                <w:kern w:val="0"/>
                <w:sz w:val="20"/>
                <w:szCs w:val="20"/>
              </w:rPr>
              <w:t>1.6</w:t>
            </w:r>
          </w:p>
        </w:tc>
        <w:tc>
          <w:tcPr>
            <w:tcW w:w="4533" w:type="dxa"/>
            <w:gridSpan w:val="6"/>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14560" behindDoc="0" locked="0" layoutInCell="1" allowOverlap="1">
                      <wp:simplePos x="0" y="0"/>
                      <wp:positionH relativeFrom="column">
                        <wp:posOffset>322580</wp:posOffset>
                      </wp:positionH>
                      <wp:positionV relativeFrom="paragraph">
                        <wp:posOffset>167640</wp:posOffset>
                      </wp:positionV>
                      <wp:extent cx="500380" cy="261620"/>
                      <wp:effectExtent l="6350" t="6350" r="7620" b="17780"/>
                      <wp:wrapNone/>
                      <wp:docPr id="44" name="矩形 44"/>
                      <wp:cNvGraphicFramePr/>
                      <a:graphic xmlns:a="http://schemas.openxmlformats.org/drawingml/2006/main">
                        <a:graphicData uri="http://schemas.microsoft.com/office/word/2010/wordprocessingShape">
                          <wps:wsp>
                            <wps:cNvSpPr/>
                            <wps:spPr>
                              <a:xfrm>
                                <a:off x="3893185" y="5857240"/>
                                <a:ext cx="500380" cy="261620"/>
                              </a:xfrm>
                              <a:prstGeom prst="rect">
                                <a:avLst/>
                              </a:prstGeom>
                              <a:solidFill>
                                <a:schemeClr val="accent3">
                                  <a:alpha val="49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4pt;margin-top:13.2pt;height:20.6pt;width:39.4pt;z-index:251714560;v-text-anchor:middle;mso-width-relative:page;mso-height-relative:page;" fillcolor="#A5A5A5 [3206]" filled="t" stroked="t" coordsize="21600,21600" o:gfxdata="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s1rv2AAAAAgBAAAPAAAAAAAAAAEAIAAAACIA&#10;AABkcnMvZG93bnJldi54bWxQSwECFAAUAAAACACHTuJAAPEkCHsCAAD1BAAADgAAAAAAAAABACAA&#10;AAAnAQAAZHJzL2Uyb0RvYy54bWxQSwUGAAAAAAYABgBZAQAAFAYAAAAA&#10;">
                      <v:fill on="t" opacity="32112f" focussize="0,0"/>
                      <v:stroke weight="1pt" color="#787878 [3206]"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11488" behindDoc="0" locked="0" layoutInCell="1" allowOverlap="1">
                      <wp:simplePos x="0" y="0"/>
                      <wp:positionH relativeFrom="column">
                        <wp:posOffset>-49530</wp:posOffset>
                      </wp:positionH>
                      <wp:positionV relativeFrom="paragraph">
                        <wp:posOffset>236220</wp:posOffset>
                      </wp:positionV>
                      <wp:extent cx="2166620" cy="127000"/>
                      <wp:effectExtent l="6350" t="6350" r="17780" b="19050"/>
                      <wp:wrapNone/>
                      <wp:docPr id="65" name="矩形 65"/>
                      <wp:cNvGraphicFramePr/>
                      <a:graphic xmlns:a="http://schemas.openxmlformats.org/drawingml/2006/main">
                        <a:graphicData uri="http://schemas.microsoft.com/office/word/2010/wordprocessingShape">
                          <wps:wsp>
                            <wps:cNvSpPr/>
                            <wps:spPr>
                              <a:xfrm>
                                <a:off x="0" y="0"/>
                                <a:ext cx="2167151" cy="129384"/>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pt;margin-top:18.6pt;height:10pt;width:170.6pt;z-index:251711488;v-text-anchor:middle;mso-width-relative:page;mso-height-relative:page;" fillcolor="#FF0000" filled="t" stroked="t" coordsize="21600,21600" o:gfxdata="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v1ryo2gAAAAgBAAAPAAAAAAAAAAEAIAAAACIAAABkcnMvZG93bnJldi54bWxQSwEC&#10;FAAUAAAACACHTuJA7QPeIGQCAADJBAAADgAAAAAAAAABACAAAAApAQAAZHJzL2Uyb0RvYy54bWxQ&#10;SwUGAAAAAAYABgBZAQAA/wU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1" w:hRule="atLeast"/>
        </w:trPr>
        <w:tc>
          <w:tcPr>
            <w:tcW w:w="1573"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人际关系敏感</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3" w:type="dxa"/>
            <w:gridSpan w:val="6"/>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15584" behindDoc="0" locked="0" layoutInCell="1" allowOverlap="1">
                      <wp:simplePos x="0" y="0"/>
                      <wp:positionH relativeFrom="column">
                        <wp:posOffset>538480</wp:posOffset>
                      </wp:positionH>
                      <wp:positionV relativeFrom="paragraph">
                        <wp:posOffset>170815</wp:posOffset>
                      </wp:positionV>
                      <wp:extent cx="500380" cy="261620"/>
                      <wp:effectExtent l="6350" t="6350" r="7620" b="17780"/>
                      <wp:wrapNone/>
                      <wp:docPr id="66" name="矩形 66"/>
                      <wp:cNvGraphicFramePr/>
                      <a:graphic xmlns:a="http://schemas.openxmlformats.org/drawingml/2006/main">
                        <a:graphicData uri="http://schemas.microsoft.com/office/word/2010/wordprocessingShape">
                          <wps:wsp>
                            <wps:cNvSpPr/>
                            <wps:spPr>
                              <a:xfrm>
                                <a:off x="0" y="0"/>
                                <a:ext cx="500380" cy="261620"/>
                              </a:xfrm>
                              <a:prstGeom prst="rect">
                                <a:avLst/>
                              </a:prstGeom>
                              <a:solidFill>
                                <a:schemeClr val="accent3">
                                  <a:alpha val="49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4pt;margin-top:13.45pt;height:20.6pt;width:39.4pt;z-index:251715584;v-text-anchor:middle;mso-width-relative:page;mso-height-relative:page;" fillcolor="#A5A5A5 [3206]" filled="t" stroked="t" coordsize="21600,21600" o:gfxdata="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MjSqt2AAAAAgBAAAPAAAAAAAAAAEAIAAAACIAAABkcnMvZG93bnJl&#10;di54bWxQSwECFAAUAAAACACHTuJA/nUWr28CAADpBAAADgAAAAAAAAABACAAAAAnAQAAZHJzL2Uy&#10;b0RvYy54bWxQSwUGAAAAAAYABgBZAQAACAYAAAAA&#10;">
                      <v:fill on="t" opacity="32112f" focussize="0,0"/>
                      <v:stroke weight="1pt" color="#787878 [3206]"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12512" behindDoc="0" locked="0" layoutInCell="1" allowOverlap="1">
                      <wp:simplePos x="0" y="0"/>
                      <wp:positionH relativeFrom="column">
                        <wp:posOffset>-49530</wp:posOffset>
                      </wp:positionH>
                      <wp:positionV relativeFrom="paragraph">
                        <wp:posOffset>229235</wp:posOffset>
                      </wp:positionV>
                      <wp:extent cx="1709420" cy="153035"/>
                      <wp:effectExtent l="6350" t="6350" r="17780" b="12065"/>
                      <wp:wrapNone/>
                      <wp:docPr id="67" name="矩形 67"/>
                      <wp:cNvGraphicFramePr/>
                      <a:graphic xmlns:a="http://schemas.openxmlformats.org/drawingml/2006/main">
                        <a:graphicData uri="http://schemas.microsoft.com/office/word/2010/wordprocessingShape">
                          <wps:wsp>
                            <wps:cNvSpPr/>
                            <wps:spPr>
                              <a:xfrm>
                                <a:off x="0" y="0"/>
                                <a:ext cx="1709951" cy="153229"/>
                              </a:xfrm>
                              <a:prstGeom prst="rect">
                                <a:avLst/>
                              </a:prstGeom>
                              <a:solidFill>
                                <a:srgbClr val="FFFF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pt;margin-top:18.05pt;height:12.05pt;width:134.6pt;z-index:251712512;v-text-anchor:middle;mso-width-relative:page;mso-height-relative:page;" fillcolor="#FFFF00" filled="t" stroked="t" coordsize="21600,21600" o:gfxdata="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CbB+&#10;ndcAAAAIAQAADwAAAAAAAAABACAAAAAiAAAAZHJzL2Rvd25yZXYueG1sUEsBAhQAFAAAAAgAh07i&#10;QC05V85cAgAAqAQAAA4AAAAAAAAAAQAgAAAAJgEAAGRycy9lMm9Eb2MueG1sUEsFBgAAAAAGAAYA&#10;WQEAAPQFAAAAAA==&#10;">
                      <v:fill on="t" focussize="0,0"/>
                      <v:stroke weight="1pt" color="#5B9BD5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86" w:hRule="atLeast"/>
        </w:trPr>
        <w:tc>
          <w:tcPr>
            <w:tcW w:w="1573"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抑郁</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3" w:type="dxa"/>
            <w:gridSpan w:val="6"/>
            <w:vAlign w:val="center"/>
          </w:tcPr>
          <w:p>
            <w:pPr>
              <w:spacing w:line="400" w:lineRule="exact"/>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mc:AlternateContent>
                <mc:Choice Requires="wps">
                  <w:drawing>
                    <wp:anchor distT="0" distB="0" distL="114300" distR="114300" simplePos="0" relativeHeight="251716608" behindDoc="0" locked="0" layoutInCell="1" allowOverlap="1">
                      <wp:simplePos x="0" y="0"/>
                      <wp:positionH relativeFrom="column">
                        <wp:posOffset>133350</wp:posOffset>
                      </wp:positionH>
                      <wp:positionV relativeFrom="paragraph">
                        <wp:posOffset>179705</wp:posOffset>
                      </wp:positionV>
                      <wp:extent cx="500380" cy="261620"/>
                      <wp:effectExtent l="6350" t="6350" r="7620" b="17780"/>
                      <wp:wrapNone/>
                      <wp:docPr id="83" name="矩形 83"/>
                      <wp:cNvGraphicFramePr/>
                      <a:graphic xmlns:a="http://schemas.openxmlformats.org/drawingml/2006/main">
                        <a:graphicData uri="http://schemas.microsoft.com/office/word/2010/wordprocessingShape">
                          <wps:wsp>
                            <wps:cNvSpPr/>
                            <wps:spPr>
                              <a:xfrm>
                                <a:off x="0" y="0"/>
                                <a:ext cx="500380" cy="261620"/>
                              </a:xfrm>
                              <a:prstGeom prst="rect">
                                <a:avLst/>
                              </a:prstGeom>
                              <a:solidFill>
                                <a:schemeClr val="accent3">
                                  <a:alpha val="49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14.15pt;height:20.6pt;width:39.4pt;z-index:251716608;v-text-anchor:middle;mso-width-relative:page;mso-height-relative:page;" fillcolor="#A5A5A5 [3206]" filled="t" stroked="t" coordsize="21600,21600" o:gfxdata="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ePziBtkAAAAHAQAADwAAAAAAAAABACAAAAAiAAAAZHJzL2Rvd25y&#10;ZXYueG1sUEsBAhQAFAAAAAgAh07iQKOWTWJvAgAA6QQAAA4AAAAAAAAAAQAgAAAAKAEAAGRycy9l&#10;Mm9Eb2MueG1sUEsFBgAAAAAGAAYAWQEAAAkGAAAAAA==&#10;">
                      <v:fill on="t" opacity="32112f" focussize="0,0"/>
                      <v:stroke weight="1pt" color="#787878 [3206]" miterlimit="8" joinstyle="miter"/>
                      <v:imagedata o:title=""/>
                      <o:lock v:ext="edit" aspectratio="f"/>
                    </v:rect>
                  </w:pict>
                </mc:Fallback>
              </mc:AlternateContent>
            </w:r>
            <w:r>
              <w:rPr>
                <w:rFonts w:ascii="Times New Roman" w:hAnsi="Times New Roman" w:eastAsia="宋体" w:cs="Times New Roman"/>
                <w:kern w:val="0"/>
                <w:sz w:val="20"/>
                <w:szCs w:val="20"/>
              </w:rPr>
              <mc:AlternateContent>
                <mc:Choice Requires="wps">
                  <w:drawing>
                    <wp:anchor distT="0" distB="0" distL="114300" distR="114300" simplePos="0" relativeHeight="251713536" behindDoc="0" locked="0" layoutInCell="1" allowOverlap="1">
                      <wp:simplePos x="0" y="0"/>
                      <wp:positionH relativeFrom="column">
                        <wp:posOffset>-48895</wp:posOffset>
                      </wp:positionH>
                      <wp:positionV relativeFrom="paragraph">
                        <wp:posOffset>253365</wp:posOffset>
                      </wp:positionV>
                      <wp:extent cx="300990" cy="127635"/>
                      <wp:effectExtent l="6350" t="6350" r="16510" b="18415"/>
                      <wp:wrapNone/>
                      <wp:docPr id="84" name="矩形 84"/>
                      <wp:cNvGraphicFramePr/>
                      <a:graphic xmlns:a="http://schemas.openxmlformats.org/drawingml/2006/main">
                        <a:graphicData uri="http://schemas.microsoft.com/office/word/2010/wordprocessingShape">
                          <wps:wsp>
                            <wps:cNvSpPr/>
                            <wps:spPr>
                              <a:xfrm>
                                <a:off x="0" y="0"/>
                                <a:ext cx="301029" cy="12824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pt;margin-top:19.95pt;height:10.05pt;width:23.7pt;z-index:251713536;v-text-anchor:middle;mso-width-relative:page;mso-height-relative:page;" fillcolor="#00B050" filled="t" stroked="t" coordsize="21600,21600" o:gfxdata="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P+H7NcAAAAHAQAADwAAAAAAAAABACAAAAAiAAAAZHJzL2Rvd25yZXYueG1sUEsB&#10;AhQAFAAAAAgAh07iQF77ElFoAgAAyAQAAA4AAAAAAAAAAQAgAAAAJgEAAGRycy9lMm9Eb2MueG1s&#10;UEsFBgAAAAAGAAYAWQEAAAAGAAAAAA==&#10;">
                      <v:fill on="t" focussize="0,0"/>
                      <v:stroke weight="1pt" color="#41719C [3204]" miterlimit="8" joinstyle="miter"/>
                      <v:imagedata o:title=""/>
                      <o:lock v:ext="edit" aspectratio="f"/>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1" w:hRule="atLeast"/>
        </w:trPr>
        <w:tc>
          <w:tcPr>
            <w:tcW w:w="1573"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焦虑</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3" w:type="dxa"/>
            <w:gridSpan w:val="6"/>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1" w:hRule="atLeast"/>
        </w:trPr>
        <w:tc>
          <w:tcPr>
            <w:tcW w:w="1573"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敌对</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3" w:type="dxa"/>
            <w:gridSpan w:val="6"/>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6" w:hRule="atLeast"/>
        </w:trPr>
        <w:tc>
          <w:tcPr>
            <w:tcW w:w="1573"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偏执</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3" w:type="dxa"/>
            <w:gridSpan w:val="6"/>
            <w:vAlign w:val="center"/>
          </w:tcPr>
          <w:p>
            <w:pPr>
              <w:spacing w:line="400" w:lineRule="exact"/>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1" w:hRule="atLeast"/>
        </w:trPr>
        <w:tc>
          <w:tcPr>
            <w:tcW w:w="1573" w:type="dxa"/>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精神病性</w:t>
            </w:r>
          </w:p>
        </w:tc>
        <w:tc>
          <w:tcPr>
            <w:tcW w:w="1087" w:type="dxa"/>
            <w:vAlign w:val="center"/>
          </w:tcPr>
          <w:p>
            <w:pPr>
              <w:spacing w:line="400" w:lineRule="exact"/>
              <w:jc w:val="center"/>
              <w:rPr>
                <w:rFonts w:ascii="Times New Roman" w:hAnsi="Times New Roman" w:eastAsia="宋体" w:cs="Times New Roman"/>
                <w:kern w:val="0"/>
                <w:sz w:val="20"/>
                <w:szCs w:val="20"/>
              </w:rPr>
            </w:pPr>
          </w:p>
        </w:tc>
        <w:tc>
          <w:tcPr>
            <w:tcW w:w="1158" w:type="dxa"/>
            <w:vAlign w:val="center"/>
          </w:tcPr>
          <w:p>
            <w:pPr>
              <w:spacing w:line="400" w:lineRule="exact"/>
              <w:jc w:val="center"/>
              <w:rPr>
                <w:rFonts w:ascii="Times New Roman" w:hAnsi="Times New Roman" w:eastAsia="宋体" w:cs="Times New Roman"/>
                <w:kern w:val="0"/>
                <w:sz w:val="20"/>
                <w:szCs w:val="20"/>
              </w:rPr>
            </w:pPr>
          </w:p>
        </w:tc>
        <w:tc>
          <w:tcPr>
            <w:tcW w:w="4533" w:type="dxa"/>
            <w:gridSpan w:val="6"/>
            <w:vAlign w:val="center"/>
          </w:tcPr>
          <w:p>
            <w:pPr>
              <w:spacing w:line="400" w:lineRule="exact"/>
              <w:jc w:val="center"/>
              <w:rPr>
                <w:rFonts w:ascii="Times New Roman" w:hAnsi="Times New Roman" w:eastAsia="宋体" w:cs="Times New Roman"/>
                <w:kern w:val="0"/>
                <w:sz w:val="20"/>
                <w:szCs w:val="20"/>
              </w:rPr>
            </w:pPr>
          </w:p>
        </w:tc>
      </w:tr>
    </w:tbl>
    <w:p>
      <w:pPr>
        <w:widowControl/>
        <w:autoSpaceDE w:val="0"/>
        <w:autoSpaceDN w:val="0"/>
        <w:adjustRightInd w:val="0"/>
        <w:spacing w:after="240" w:line="280" w:lineRule="atLeast"/>
        <w:rPr>
          <w:rFonts w:ascii="黑体" w:hAnsi="黑体" w:eastAsia="黑体" w:cs="Times"/>
          <w:color w:val="000000"/>
          <w:kern w:val="0"/>
        </w:rPr>
      </w:pPr>
    </w:p>
    <w:p>
      <w:pPr>
        <w:pStyle w:val="3"/>
      </w:pPr>
      <w:bookmarkStart w:id="44" w:name="_Toc8806"/>
      <w:r>
        <w:rPr>
          <w:rFonts w:hint="eastAsia"/>
        </w:rPr>
        <w:t>6.2</w:t>
      </w:r>
      <w:commentRangeStart w:id="51"/>
      <w:r>
        <w:rPr>
          <w:rFonts w:hint="eastAsia"/>
        </w:rPr>
        <w:t>心理健康分析</w:t>
      </w:r>
      <w:commentRangeEnd w:id="51"/>
      <w:r>
        <w:rPr>
          <w:rStyle w:val="24"/>
          <w:rFonts w:asciiTheme="minorHAnsi" w:hAnsiTheme="minorHAnsi" w:eastAsiaTheme="minorEastAsia" w:cstheme="minorBidi"/>
          <w:b w:val="0"/>
          <w:bCs w:val="0"/>
        </w:rPr>
        <w:commentReference w:id="51"/>
      </w:r>
      <w:bookmarkEnd w:id="44"/>
    </w:p>
    <w:tbl>
      <w:tblPr>
        <w:tblStyle w:val="26"/>
        <w:tblW w:w="8288" w:type="dxa"/>
        <w:tblInd w:w="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强迫症状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强迫症状主要指那种明知没有必要，但又无法摆脱的无意义的思想、冲动、行为等表现，还有一些比较一般的感知障碍如记忆力不好等也是这一因子的反映。你的得分处于中间水平，可能会出现强迫症状；得分越高，表明你在此种症状上表现越明显，越需要加以注意，并及时缓解、纠正这种情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人际关系敏感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人际关系敏感主要是反映某些个人不自在感与自卑感，尤其是在与其他人相比较时更为突出。自卑感、懊丧、以及在人事关系明显相处不好的人，往往这一因子得高分。你得分处于中等水平，表明你人际关系有些敏感，并伴有行为症状。你应适当调节自己的心情，多参加一些和同事一起的集体活动。这不仅是你展现自己有点的机会，同时也是与他人交流思想感情的机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抑郁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抑郁反映的是临床上忧郁症状群相联系的广泛的概念。忧郁苦闷的感情和心境是代表性症状，它还以对生活的兴趣减退，缺乏活动的愿望、丧失活动力等为特征，并包括失望、悲叹、与忧郁相联系的其它感知及躯体方面的问题。你的得分处于中等水平，表明你可能有一定的程度的抑郁症状，有时会出现失去生活的兴趣、不喜欢参加社交活动等。你应多参加一些集体性的社交活动，也可以参加一些比较剧烈的或刺激性较强的活动。平常生活中多与朋友一起谈心和交流思想、感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焦虑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ind w:firstLine="480" w:firstLineChars="20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焦虑一般指那些无法静息、神经过敏、紧张、以及由此产生像震颤这样类似的躯体征象，那种游离不定的焦虑及惊恐发作是本因子的主要内容。你的得分处于中等水平，表明你可能会出现一时的焦虑症状，有些不安定。当你有些焦虑的时候，可以相约朋友一起聚会，在聚会活动中可以使自己放松心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敌对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spacing w:before="156" w:after="156" w:line="480" w:lineRule="exact"/>
              <w:ind w:firstLine="480" w:firstLineChars="20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敌对主要以三方面来反映病人的敌对表现，包括思想、感情及行为。从厌烦、争论、摔物、直至争斗和不可抑制的冲动暴发等各个方面。你的得分处于中间水平，可能会出现敌对的症状。你应该学会友好的和他人相处，多参加一些轻缓的体育活动，多和家人、亲友出去参加郊游远足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偏执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偏执是一个十分复杂的概念，本因子只是包括了它的一些基本内容，主要是指思维方面，如投射性思维，敌对、猜疑、关系妄想、忘想、被动体验和夸大等。你的得分处于中间水平，可能会出现偏执的症状。你应经常与同学一起交流思想感情、经常在一起参加社交活动或文体活动，也有利于改善偏执的个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shd w:val="clear" w:color="auto" w:fill="FFE599" w:themeFill="accent4" w:themeFillTint="66"/>
          </w:tcPr>
          <w:p>
            <w:pPr>
              <w:spacing w:before="156" w:after="156" w:line="360" w:lineRule="exact"/>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精神病性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精神病性有幻想、思维播散、被控制感、思维被插入等反映精神分裂症择定状项目。你得分处于中等水平，表明你可能有精神病性症状。但只要你能够注意调节自己的心理，就可以很快恢复。你应该多参加一些体育锻炼活动，使自己在提升身体素质的同时，能够改善自己的心态。</w:t>
            </w:r>
          </w:p>
        </w:tc>
      </w:tr>
    </w:tbl>
    <w:p>
      <w:pPr>
        <w:spacing w:line="480" w:lineRule="exact"/>
        <w:rPr>
          <w:rFonts w:ascii="Times New Roman" w:hAnsi="Times New Roman" w:cs="Times New Roman"/>
        </w:rPr>
      </w:pPr>
    </w:p>
    <w:p>
      <w:pPr>
        <w:widowControl/>
        <w:jc w:val="left"/>
        <w:rPr>
          <w:rFonts w:ascii="Times New Roman" w:hAnsi="Times New Roman" w:cs="Times New Roman"/>
        </w:rPr>
      </w:pPr>
      <w:r>
        <w:rPr>
          <w:rFonts w:ascii="Times New Roman" w:hAnsi="Times New Roman" w:cs="Times New Roman"/>
        </w:rPr>
        <w:br w:type="page"/>
      </w:r>
    </w:p>
    <w:p>
      <w:pPr>
        <w:pStyle w:val="27"/>
        <w:numPr>
          <w:ilvl w:val="0"/>
          <w:numId w:val="3"/>
        </w:numPr>
        <w:spacing w:after="156" w:afterLines="50"/>
        <w:ind w:left="482" w:hanging="482" w:firstLineChars="0"/>
        <w:rPr>
          <w:rFonts w:ascii="黑体" w:hAnsi="黑体" w:eastAsia="黑体"/>
          <w:sz w:val="32"/>
          <w:szCs w:val="32"/>
        </w:rPr>
      </w:pPr>
      <w:commentRangeStart w:id="52"/>
      <w:r>
        <w:rPr>
          <w:rFonts w:hint="eastAsia" w:ascii="黑体" w:hAnsi="黑体" w:eastAsia="黑体"/>
          <w:sz w:val="32"/>
          <w:szCs w:val="32"/>
        </w:rPr>
        <w:t>附件：推荐专业详细介绍</w:t>
      </w:r>
      <w:commentRangeEnd w:id="52"/>
      <w:r>
        <w:rPr>
          <w:rStyle w:val="24"/>
        </w:rPr>
        <w:commentReference w:id="52"/>
      </w:r>
    </w:p>
    <w:tbl>
      <w:tblPr>
        <w:tblStyle w:val="26"/>
        <w:tblpPr w:leftFromText="180" w:rightFromText="180" w:vertAnchor="text" w:horzAnchor="page" w:tblpX="1820" w:tblpY="584"/>
        <w:tblOverlap w:val="never"/>
        <w:tblW w:w="8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4"/>
        <w:gridCol w:w="4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推荐专业一：政治学、经济学与哲学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4" w:type="dxa"/>
          </w:tcPr>
          <w:p>
            <w:pPr>
              <w:spacing w:line="48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专业代码</w:t>
            </w:r>
          </w:p>
        </w:tc>
        <w:tc>
          <w:tcPr>
            <w:tcW w:w="4144" w:type="dxa"/>
          </w:tcPr>
          <w:p>
            <w:pPr>
              <w:spacing w:line="48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030205T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专业介绍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本专业要求使学生获得良好的政治思想、道德品质、文化修养和身心素质教育，掌握基本的哲学、政治学和经济学知识，打好认识和研究方法论基础，为今后的进一步学习提供支撑，帮助学生实现自我可持续发展。为政府机关、社会管理部门、财富创造部门和国内外哲学社会科学研究机构输送优秀人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知识能力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1.熟悉政治学、经济学与哲学的基础知识和理论；</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2.了解经济学、政治学与哲学的基本法律法规；</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3.了解相应学科的发展动态；</w:t>
            </w:r>
          </w:p>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4.熟练地掌握外语，具有较强的外语阅读、翻译能力和较好的听说能力。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主干课程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伦理学导论、现代西方哲学、科技哲学导论、马克思主义哲学导论、西方国际关系理论评介、公共政策分析、当代中国政府与政治、公共管理学原理、宪法与行政法学、博弈论、计量经济学、公共财政、国际贸易、全球化问题研究、宗教学导论、西方哲学史、中国哲学史、中国经济专题、中级微观经济学、经济学原理、中国近现代政治发展史、比较政治学概论、政治经济学导论、政治哲学、治学原理、中级微观经济学、经济学原理、中国近现代政治发展史、比较政治学概论、政治经济学导论、政治哲学、政治学原理、学术规范与论文写作、社会调查的理论与方法、概率统计、线性代数、微积分、逻辑与批判性思维、体育系列课程、军事理论、文科计算机基础、邓小平理论和三个代表重要思想概论、毛泽东思想、马克思主义基本原理、中国近现代史纲要、思想道德修养与法律基础、大学英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480" w:lineRule="exact"/>
              <w:ind w:firstLine="480"/>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就业方向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毕业生可到政府机关、社会管理部门、国内外哲学社会科学研究机构从事相关学术研究、教学、销售经营、管理、咨询策划服务等工作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480" w:lineRule="exact"/>
              <w:ind w:firstLine="480"/>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数据统计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暂无统计数据，该专业可授予法学或经济学或哲学学士</w:t>
            </w:r>
          </w:p>
        </w:tc>
      </w:tr>
    </w:tbl>
    <w:p/>
    <w:tbl>
      <w:tblPr>
        <w:tblStyle w:val="26"/>
        <w:tblpPr w:leftFromText="180" w:rightFromText="180" w:vertAnchor="text" w:horzAnchor="page" w:tblpX="1820" w:tblpY="584"/>
        <w:tblOverlap w:val="never"/>
        <w:tblW w:w="8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4"/>
        <w:gridCol w:w="4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推荐专业二：社会学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4" w:type="dxa"/>
          </w:tcPr>
          <w:p>
            <w:pPr>
              <w:spacing w:line="48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专业代码</w:t>
            </w:r>
          </w:p>
        </w:tc>
        <w:tc>
          <w:tcPr>
            <w:tcW w:w="4144" w:type="dxa"/>
          </w:tcPr>
          <w:p>
            <w:pPr>
              <w:spacing w:line="48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030301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专业介绍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pStyle w:val="27"/>
              <w:spacing w:line="480" w:lineRule="exact"/>
              <w:ind w:firstLine="400"/>
              <w:rPr>
                <w:rFonts w:ascii="Times New Roman" w:hAnsi="Times New Roman" w:eastAsia="宋体" w:cs="Times New Roman"/>
                <w:b/>
                <w:bCs/>
                <w:kern w:val="0"/>
                <w:sz w:val="20"/>
                <w:szCs w:val="20"/>
              </w:rPr>
            </w:pPr>
            <w:r>
              <w:rPr>
                <w:rFonts w:hint="eastAsia" w:ascii="Times New Roman" w:hAnsi="Times New Roman" w:eastAsia="宋体" w:cs="Times New Roman"/>
                <w:kern w:val="0"/>
                <w:sz w:val="20"/>
                <w:szCs w:val="20"/>
              </w:rPr>
              <w:t>本专业培养具备较全面的社会学理论知识、较熟练的社会调查技能，能在教育、科研机构、党政机关、企事业单位、社会团体从事社会研究与调查、政策研究与评估、社会规划与管理、发展研究与预测等工作的社会学高级专门人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知识能力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1.掌握马克思主义基本原理和社会学的基本理论、基本知识，熟悉中外社会学主要学派与学说，并善于运用马克思主义理论分析各种具有重大影响的社会理论和思潮；</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2.熟练掌握社会学调查方法和技能，及社会统计方法；</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3.了解国情，善于分析各种社会现象和问题，具有初步的科学研究能力和较强的论文写作和语言表达能力；</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4.了解党和政府的重大方针、政策、法律和法规，了解国内外的重要事件及其发展；</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5.了解现代社会学的前沿理论及重要研究领域中的新进展；</w:t>
            </w:r>
          </w:p>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6.掌握文献检索，资料查询的基本方法和手段。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主干课程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社会统计与计算机应用、古典及现代社会学理论、中外社会思想史、社会心理学、社会研究方法、社会学概论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480" w:lineRule="exact"/>
              <w:ind w:firstLine="480"/>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就业方向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政府机构、企事业单位从事社会经济管理、市场和民意调研、统计分析、发展规划制定以及社会学教学和科研等工作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480" w:lineRule="exact"/>
              <w:ind w:firstLine="480"/>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数据统计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1、该专业2012年全国普通高校毕业生规模：2500-3000人</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2、该专业2012年全国普通高校毕业生性别比例：男38%：女62%</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3、该专业2012年全国高考招生文理科比例：文科84%：理科16%</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4、该专业近几年全国就业率区间：2010（80%-85%）2011（80%-85%）</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5、该专业全国报考硕士较集中的专业：社会学、社会工作、工商管理、法律(非法学)</w:t>
            </w:r>
          </w:p>
        </w:tc>
      </w:tr>
    </w:tbl>
    <w:p/>
    <w:tbl>
      <w:tblPr>
        <w:tblStyle w:val="26"/>
        <w:tblpPr w:leftFromText="180" w:rightFromText="180" w:vertAnchor="text" w:horzAnchor="page" w:tblpX="1820" w:tblpY="584"/>
        <w:tblOverlap w:val="never"/>
        <w:tblW w:w="8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4"/>
        <w:gridCol w:w="4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推荐专业三：投资学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4" w:type="dxa"/>
          </w:tcPr>
          <w:p>
            <w:pPr>
              <w:spacing w:line="48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专业代码</w:t>
            </w:r>
          </w:p>
        </w:tc>
        <w:tc>
          <w:tcPr>
            <w:tcW w:w="4144" w:type="dxa"/>
          </w:tcPr>
          <w:p>
            <w:pPr>
              <w:spacing w:line="48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020304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专业介绍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pStyle w:val="27"/>
              <w:spacing w:line="480" w:lineRule="exact"/>
              <w:ind w:firstLine="400"/>
              <w:rPr>
                <w:rFonts w:ascii="Times New Roman" w:hAnsi="Times New Roman" w:eastAsia="宋体" w:cs="Times New Roman"/>
                <w:b/>
                <w:bCs/>
                <w:kern w:val="0"/>
                <w:sz w:val="20"/>
                <w:szCs w:val="20"/>
              </w:rPr>
            </w:pPr>
            <w:r>
              <w:rPr>
                <w:rFonts w:hint="eastAsia" w:ascii="Times New Roman" w:hAnsi="Times New Roman" w:eastAsia="宋体" w:cs="Times New Roman"/>
                <w:kern w:val="0"/>
                <w:sz w:val="20"/>
                <w:szCs w:val="20"/>
              </w:rPr>
              <w:t>本专业旨在培养具备当代世界政治、经济视野，了解中国投资政策，能够在银行、证券公司、资产管理公司、基金及信托公司等金融机构和投资咨询公司等企业从事投资管理、投资咨询工作的高素质的投资专门人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知识能力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1.系统掌握投资学的基本理论和基本知识，通晓与投资学专业密切相关的管理学、经济学、法学等学科的基本知识；</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2.掌握社会科学和自然科学相结合、定性与定量相结合的分析方法，具有处理金融投资、风险投资、国际投资、政府投资、企业投资、投资宏观调控等方面的业务技能；</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3.能将投资学的基本理论和方法应用于实践，具有较强的投资组织与决策能力和创新精神；</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4.熟悉国家有关投资的方针、政策和法规，了解国内外本学科的理论前沿和发展动态；</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5.具有较强的外语听说读写能力，能熟练地查阅外文文献，具有一定的外语交际能力；</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6.具有较强的语言与文字表达能力，能胜任专业论文、各类应用文体的写作以及较强的商务谈判能力；</w:t>
            </w:r>
          </w:p>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7.具有较强的计算机应用能力和获取信息并处理信息的能力。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主干课程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家庭投资理财、房地产金融、投资项目管理、投资估算、项目融资、公司投资与案例分析、投资银行学、投资基金管理、证券投资学、投资项目评估、创业投资、公共投资学、跨国公司经营与案例分析、国际投资、投资学、会计学、财政学、货币银行学、计量经济学、西方经济学、政治经济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480" w:lineRule="exact"/>
              <w:ind w:firstLine="480"/>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就业方向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投资银行、证券投资基金、风险投资和私募、股权投资基金、商业银行、信托基金、资产管理公司等金融机构和投资咨询公司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480" w:lineRule="exact"/>
              <w:ind w:firstLine="480"/>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数据统计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1、该专业2012年全国普通高校毕业生规模：1000-1500人</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2、该专业2012年全国普通高校毕业生性别比例：男47%：女53%</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3、该专业2012年全国高考招生文理科比例：文科51%：理科49%</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4、该专业近几年全国就业率区间：2010（90%-95%）2011（90%-95%）</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5、该专业全国报考硕士较集中的专业：金融、应用经济学、金融学、工商管理</w:t>
            </w:r>
          </w:p>
        </w:tc>
      </w:tr>
    </w:tbl>
    <w:p/>
    <w:tbl>
      <w:tblPr>
        <w:tblStyle w:val="26"/>
        <w:tblpPr w:leftFromText="180" w:rightFromText="180" w:vertAnchor="text" w:horzAnchor="page" w:tblpX="1820" w:tblpY="584"/>
        <w:tblOverlap w:val="never"/>
        <w:tblW w:w="8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4"/>
        <w:gridCol w:w="4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推荐专业四：经济与金融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4" w:type="dxa"/>
          </w:tcPr>
          <w:p>
            <w:pPr>
              <w:spacing w:line="48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专业代码</w:t>
            </w:r>
          </w:p>
        </w:tc>
        <w:tc>
          <w:tcPr>
            <w:tcW w:w="4144" w:type="dxa"/>
          </w:tcPr>
          <w:p>
            <w:pPr>
              <w:spacing w:line="48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020307T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专业介绍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pStyle w:val="27"/>
              <w:spacing w:line="480" w:lineRule="exact"/>
              <w:ind w:firstLine="400"/>
              <w:rPr>
                <w:rFonts w:ascii="Times New Roman" w:hAnsi="Times New Roman" w:eastAsia="宋体" w:cs="Times New Roman"/>
                <w:b/>
                <w:bCs/>
                <w:kern w:val="0"/>
                <w:sz w:val="20"/>
                <w:szCs w:val="20"/>
              </w:rPr>
            </w:pPr>
            <w:r>
              <w:rPr>
                <w:rFonts w:hint="eastAsia" w:ascii="Times New Roman" w:hAnsi="Times New Roman" w:eastAsia="宋体" w:cs="Times New Roman"/>
                <w:kern w:val="0"/>
                <w:sz w:val="20"/>
                <w:szCs w:val="20"/>
              </w:rPr>
              <w:t>本专业为经济、金融、工商、政治、法律、社会等各界及各社会科学学术界培养既掌握系统的经济学与金融学理论和分析方法，又具备解决现代经济特别是金融领域中实际问题的技能、既具有国际视野同时也了解中国国情的高素质复合型人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知识能力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1.掌握系统的经济学与金融学理论和分析方法；</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2.具备解决现代经济特别是金融领域中实际问题的技能；</w:t>
            </w:r>
          </w:p>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3.具有国际视野同时也了解中国国情。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主干课程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写作与沟通、商务英语、统计学、管理学、会计学、金融学、经济学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480" w:lineRule="exact"/>
              <w:ind w:firstLine="480"/>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就业方向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经济管理部门，证券公司、投资银行、商业银行、保险公司、各类投资基金及管理公司等金融机构，以及在管理与财务咨询公司和工商企业等部门从事相关工作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480" w:lineRule="exact"/>
              <w:ind w:firstLine="480"/>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数据统计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1、该专业2012年全国普通高校毕业生规模：150-200人</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2、该专业2012年全国普通高校毕业生性别比例：男52%：女48%</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3、该专业2012年全国高考招生文理科比例：文科38%：理科62%</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4、该专业近几年全国就业率区间：未知</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5、该专业全国报考硕士较集中的专业：金融、工商管理、理论经济学、会计</w:t>
            </w:r>
          </w:p>
        </w:tc>
      </w:tr>
    </w:tbl>
    <w:p/>
    <w:tbl>
      <w:tblPr>
        <w:tblStyle w:val="26"/>
        <w:tblpPr w:leftFromText="180" w:rightFromText="180" w:vertAnchor="text" w:horzAnchor="page" w:tblpX="1820" w:tblpY="584"/>
        <w:tblOverlap w:val="never"/>
        <w:tblW w:w="8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4"/>
        <w:gridCol w:w="4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推荐专业五：政治学与行政学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4" w:type="dxa"/>
          </w:tcPr>
          <w:p>
            <w:pPr>
              <w:spacing w:line="48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专业代码</w:t>
            </w:r>
          </w:p>
        </w:tc>
        <w:tc>
          <w:tcPr>
            <w:tcW w:w="4144" w:type="dxa"/>
          </w:tcPr>
          <w:p>
            <w:pPr>
              <w:spacing w:line="48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030201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专业介绍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pStyle w:val="27"/>
              <w:spacing w:line="480" w:lineRule="exact"/>
              <w:ind w:firstLine="400"/>
              <w:rPr>
                <w:rFonts w:ascii="Times New Roman" w:hAnsi="Times New Roman" w:eastAsia="宋体" w:cs="Times New Roman"/>
                <w:b/>
                <w:bCs/>
                <w:kern w:val="0"/>
                <w:sz w:val="20"/>
                <w:szCs w:val="20"/>
              </w:rPr>
            </w:pPr>
            <w:r>
              <w:rPr>
                <w:rFonts w:hint="eastAsia" w:ascii="Times New Roman" w:hAnsi="Times New Roman" w:eastAsia="宋体" w:cs="Times New Roman"/>
                <w:kern w:val="0"/>
                <w:sz w:val="20"/>
                <w:szCs w:val="20"/>
              </w:rPr>
              <w:t>本专业培养具有一定马克思主义理论素养和政治学、行政学方面的基本理论和专门知识，能在党政机关、新闻出版机构、企事业和社会团体等单位从事教学科研、行政管理等方面工作的政治学和行政学高级专门人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知识能力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1.掌握马克思主义基本原理和政治学、行政学、国际政治学和法学的基本理论知识；</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2.掌握辩证唯物主义和历史唯物主义的基本观点和分析方法，以及系统分析、统计分析、调查分析等科学方法或技术；</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3.具有在党政机关、社会团体、新闻出版机构、教育及其他企事业单位从事科研、教学、行政管理以及其他有关专门业务工作的基本能力；</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4.了解有关政治体制、决策过程以及党政管理法律、制度、方针、政策；</w:t>
            </w:r>
          </w:p>
          <w:p>
            <w:pPr>
              <w:pStyle w:val="27"/>
              <w:spacing w:line="480" w:lineRule="exact"/>
              <w:ind w:firstLine="48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5.了解政治学及行政学、法学、国际政治学和管理科学等相关学科的发展动态；</w:t>
            </w:r>
          </w:p>
          <w:p>
            <w:pPr>
              <w:pStyle w:val="27"/>
              <w:spacing w:line="480" w:lineRule="exact"/>
              <w:ind w:firstLine="48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6.掌握文献检索和资料查询的基本方法和手段，具有一定的科学研究和实际工作能力。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360" w:lineRule="exact"/>
              <w:ind w:firstLine="480"/>
              <w:jc w:val="center"/>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主干课程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b/>
                <w:bCs/>
                <w:kern w:val="0"/>
                <w:sz w:val="20"/>
                <w:szCs w:val="20"/>
              </w:rPr>
            </w:pPr>
            <w:r>
              <w:rPr>
                <w:rFonts w:hint="eastAsia" w:ascii="Times New Roman" w:hAnsi="Times New Roman" w:eastAsia="宋体" w:cs="Times New Roman"/>
                <w:kern w:val="0"/>
                <w:sz w:val="24"/>
                <w:szCs w:val="24"/>
              </w:rPr>
              <w:t>当代西方政治思潮、中国政治思想史、比较政治制度、当代中国政治制度、中国政治制度史、行政学概论、政治学原理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480" w:lineRule="exact"/>
              <w:ind w:firstLine="480"/>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就业方向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可报考研究生；也可以在党政机关、企事业单位、社会团体、大专院校、科研机构、新闻出版等单位，从事公务员和党务宣传行政管理、组织人事和政策法规等工作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shd w:val="clear" w:color="auto" w:fill="FFE599" w:themeFill="accent4" w:themeFillTint="66"/>
          </w:tcPr>
          <w:p>
            <w:pPr>
              <w:spacing w:before="156" w:after="156" w:line="480" w:lineRule="exact"/>
              <w:ind w:firstLine="480"/>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数据统计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8" w:type="dxa"/>
            <w:gridSpan w:val="2"/>
          </w:tcPr>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1、该专业2012年全国普通高校毕业生规模：4000-4500人</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2、该专业2012年全国普通高校毕业生性别比例：男47%：女53%</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3、该专业2012年全国高考招生文理科比例：文科92%：理科8%</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4、该专业近几年全国就业率区间：2010（80%-85%）2011（80%-85%）</w:t>
            </w:r>
          </w:p>
          <w:p>
            <w:pPr>
              <w:spacing w:before="156" w:after="156" w:line="480" w:lineRule="exact"/>
              <w:ind w:firstLine="480" w:firstLineChars="200"/>
              <w:rPr>
                <w:rFonts w:ascii="Times New Roman" w:hAnsi="Times New Roman" w:eastAsia="宋体" w:cs="Times New Roman"/>
                <w:kern w:val="0"/>
                <w:sz w:val="20"/>
                <w:szCs w:val="20"/>
              </w:rPr>
            </w:pPr>
            <w:r>
              <w:rPr>
                <w:rFonts w:hint="eastAsia" w:ascii="Times New Roman" w:hAnsi="Times New Roman" w:eastAsia="宋体" w:cs="Times New Roman"/>
                <w:kern w:val="0"/>
                <w:sz w:val="24"/>
                <w:szCs w:val="24"/>
              </w:rPr>
              <w:t>5、该专业全国报考硕士较集中的专业：政治学理论、行政管理、思想政治教育、法律(非法学)</w:t>
            </w:r>
          </w:p>
        </w:tc>
      </w:tr>
    </w:tbl>
    <w:p/>
    <w:p>
      <w:pPr>
        <w:widowControl/>
        <w:jc w:val="left"/>
        <w:rPr>
          <w:rFonts w:ascii="Times New Roman" w:hAnsi="Times New Roman" w:cs="Times New Roman"/>
        </w:rPr>
      </w:pPr>
    </w:p>
    <w:sectPr>
      <w:headerReference r:id="rId5" w:type="default"/>
      <w:pgSz w:w="11900" w:h="16840"/>
      <w:pgMar w:top="1440" w:right="1800" w:bottom="1440" w:left="1800" w:header="851" w:footer="992" w:gutter="0"/>
      <w:cols w:space="0" w:num="1"/>
      <w:rtlGutter w:val="0"/>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邬歆" w:date="2017-11-16T14:08:00Z" w:initials="邬歆">
    <w:p w14:paraId="75077114">
      <w:pPr>
        <w:pStyle w:val="6"/>
      </w:pPr>
      <w:r>
        <w:t>根据测试结果生成该图</w:t>
      </w:r>
    </w:p>
  </w:comment>
  <w:comment w:id="1" w:author="邬歆" w:date="2017-11-16T14:09:00Z" w:initials="邬歆">
    <w:p w14:paraId="258A231B">
      <w:pPr>
        <w:pStyle w:val="6"/>
      </w:pPr>
      <w:r>
        <w:t>根据测试结果替换内容</w:t>
      </w:r>
    </w:p>
  </w:comment>
  <w:comment w:id="3" w:author="HUANGBin" w:date="2018-01-23T14:51:31Z" w:initials="">
    <w:p w14:paraId="2CBD08E8">
      <w:pPr>
        <w:pStyle w:val="6"/>
        <w:rPr>
          <w:rFonts w:hint="eastAsia" w:eastAsiaTheme="minorEastAsia"/>
          <w:lang w:eastAsia="zh-CN"/>
        </w:rPr>
      </w:pPr>
      <w:r>
        <w:rPr>
          <w:rFonts w:hint="eastAsia"/>
          <w:lang w:eastAsia="zh-CN"/>
        </w:rPr>
        <w:t>功</w:t>
      </w:r>
    </w:p>
  </w:comment>
  <w:comment w:id="2" w:author="邬歆" w:date="2017-11-16T14:09:00Z" w:initials="邬歆">
    <w:p w14:paraId="23486D9F">
      <w:pPr>
        <w:pStyle w:val="6"/>
      </w:pPr>
      <w:r>
        <w:t>根据测试结果替换内容</w:t>
      </w:r>
    </w:p>
  </w:comment>
  <w:comment w:id="4" w:author="邬歆" w:date="2017-11-16T14:10:00Z" w:initials="邬歆">
    <w:p w14:paraId="74576111">
      <w:pPr>
        <w:pStyle w:val="6"/>
      </w:pPr>
      <w:r>
        <w:t>根据测试结果生成该图</w:t>
      </w:r>
    </w:p>
  </w:comment>
  <w:comment w:id="5" w:author="邬歆" w:date="2017-11-16T14:11:00Z" w:initials="邬歆">
    <w:p w14:paraId="7BD159D7">
      <w:pPr>
        <w:pStyle w:val="6"/>
      </w:pPr>
      <w:r>
        <w:t>根据测试结果替换内容</w:t>
      </w:r>
    </w:p>
  </w:comment>
  <w:comment w:id="6" w:author="邬歆" w:date="2017-11-16T14:12:00Z" w:initials="邬歆">
    <w:p w14:paraId="676F4D20">
      <w:pPr>
        <w:pStyle w:val="6"/>
      </w:pPr>
      <w:r>
        <w:t>根据测试结果生成该图</w:t>
      </w:r>
    </w:p>
  </w:comment>
  <w:comment w:id="7" w:author="邬歆" w:date="2017-11-16T14:13:00Z" w:initials="邬歆">
    <w:p w14:paraId="79401201">
      <w:pPr>
        <w:pStyle w:val="6"/>
      </w:pPr>
      <w:r>
        <w:t>根据测试结果替换内容</w:t>
      </w:r>
    </w:p>
  </w:comment>
  <w:comment w:id="8" w:author="邬歆" w:date="2017-11-16T14:13:00Z" w:initials="邬歆">
    <w:p w14:paraId="7FA35450">
      <w:pPr>
        <w:pStyle w:val="6"/>
      </w:pPr>
      <w:r>
        <w:t>根据结果生成该图</w:t>
      </w:r>
    </w:p>
  </w:comment>
  <w:comment w:id="9" w:author="邬歆" w:date="2017-11-16T14:13:00Z" w:initials="邬歆">
    <w:p w14:paraId="35BD3B53">
      <w:pPr>
        <w:pStyle w:val="6"/>
      </w:pPr>
      <w:r>
        <w:t>根据测试结果替换内容</w:t>
      </w:r>
    </w:p>
  </w:comment>
  <w:comment w:id="10" w:author="邬歆" w:date="2017-11-16T14:13:00Z" w:initials="邬歆">
    <w:p w14:paraId="18F54ABD">
      <w:pPr>
        <w:pStyle w:val="6"/>
      </w:pPr>
      <w:r>
        <w:t>根据测试结果生成该图</w:t>
      </w:r>
    </w:p>
  </w:comment>
  <w:comment w:id="11" w:author="邬歆" w:date="2017-11-16T14:14:00Z" w:initials="邬歆">
    <w:p w14:paraId="62FF78D7">
      <w:pPr>
        <w:pStyle w:val="6"/>
      </w:pPr>
      <w:r>
        <w:t>根据测试结果替换内容</w:t>
      </w:r>
    </w:p>
  </w:comment>
  <w:comment w:id="12" w:author="HUANGBin" w:date="2018-02-05T17:38:45Z" w:initials="">
    <w:p w14:paraId="15720AD0">
      <w:pPr>
        <w:pStyle w:val="6"/>
        <w:rPr>
          <w:rFonts w:hint="eastAsia" w:eastAsiaTheme="minorEastAsia"/>
          <w:lang w:eastAsia="zh-CN"/>
        </w:rPr>
      </w:pPr>
      <w:r>
        <w:rPr>
          <w:rFonts w:hint="eastAsia"/>
          <w:lang w:eastAsia="zh-CN"/>
        </w:rPr>
        <w:t>根据结果替换</w:t>
      </w:r>
    </w:p>
  </w:comment>
  <w:comment w:id="13" w:author="HUANGBin" w:date="2018-02-05T17:38:09Z" w:initials="">
    <w:p w14:paraId="2B0E1079">
      <w:pPr>
        <w:pStyle w:val="6"/>
        <w:rPr>
          <w:rFonts w:hint="eastAsia" w:eastAsiaTheme="minorEastAsia"/>
          <w:lang w:eastAsia="zh-CN"/>
        </w:rPr>
      </w:pPr>
      <w:r>
        <w:rPr>
          <w:rFonts w:hint="eastAsia"/>
          <w:lang w:eastAsia="zh-CN"/>
        </w:rPr>
        <w:t>根据结果替换</w:t>
      </w:r>
    </w:p>
  </w:comment>
  <w:comment w:id="14" w:author="邬歆" w:date="2017-11-16T14:14:00Z" w:initials="邬歆">
    <w:p w14:paraId="641262FE">
      <w:pPr>
        <w:pStyle w:val="6"/>
      </w:pPr>
      <w:r>
        <w:t>根据测试结果生成该图</w:t>
      </w:r>
    </w:p>
  </w:comment>
  <w:comment w:id="15" w:author="HUANGBin" w:date="2018-01-23T15:12:50Z" w:initials="">
    <w:p w14:paraId="0E4E665F">
      <w:pPr>
        <w:pStyle w:val="6"/>
        <w:rPr>
          <w:rFonts w:hint="eastAsia" w:eastAsiaTheme="minorEastAsia"/>
          <w:lang w:eastAsia="zh-CN"/>
        </w:rPr>
      </w:pPr>
      <w:r>
        <w:rPr>
          <w:rFonts w:hint="eastAsia"/>
          <w:lang w:eastAsia="zh-CN"/>
        </w:rPr>
        <w:t>公式计算</w:t>
      </w:r>
    </w:p>
  </w:comment>
  <w:comment w:id="16" w:author="邬歆" w:date="2017-11-16T14:14:00Z" w:initials="邬歆">
    <w:p w14:paraId="6EE00BB2">
      <w:pPr>
        <w:pStyle w:val="6"/>
      </w:pPr>
      <w:r>
        <w:t>根据测试的数据计算该值</w:t>
      </w:r>
    </w:p>
  </w:comment>
  <w:comment w:id="17" w:author="邬歆" w:date="2017-11-16T14:15:00Z" w:initials="邬歆">
    <w:p w14:paraId="62B94278">
      <w:pPr>
        <w:pStyle w:val="6"/>
      </w:pPr>
      <w:r>
        <w:t>根据测试结果生成该图</w:t>
      </w:r>
    </w:p>
  </w:comment>
  <w:comment w:id="18" w:author="邬歆" w:date="2017-11-16T14:15:00Z" w:initials="邬歆">
    <w:p w14:paraId="345A3987">
      <w:pPr>
        <w:pStyle w:val="6"/>
      </w:pPr>
      <w:r>
        <w:t>根据测试结果生成</w:t>
      </w:r>
    </w:p>
  </w:comment>
  <w:comment w:id="19" w:author="邬歆" w:date="2017-11-16T14:16:00Z" w:initials="邬歆">
    <w:p w14:paraId="586C1458">
      <w:pPr>
        <w:pStyle w:val="6"/>
      </w:pPr>
      <w:r>
        <w:t>该部分根据测试结果替换内容</w:t>
      </w:r>
    </w:p>
  </w:comment>
  <w:comment w:id="20" w:author="邬歆" w:date="2017-11-16T14:16:00Z" w:initials="邬歆">
    <w:p w14:paraId="101B1FBB">
      <w:pPr>
        <w:pStyle w:val="6"/>
      </w:pPr>
      <w:r>
        <w:t>根据测试结果</w:t>
      </w:r>
      <w:r>
        <w:rPr>
          <w:rFonts w:hint="eastAsia"/>
        </w:rPr>
        <w:t>生成</w:t>
      </w:r>
      <w:r>
        <w:t>内容</w:t>
      </w:r>
    </w:p>
  </w:comment>
  <w:comment w:id="21" w:author="邬歆" w:date="2017-11-16T14:16:00Z" w:initials="邬歆">
    <w:p w14:paraId="27652943">
      <w:pPr>
        <w:pStyle w:val="6"/>
      </w:pPr>
      <w:r>
        <w:t>根据测试结果</w:t>
      </w:r>
      <w:r>
        <w:rPr>
          <w:rFonts w:hint="eastAsia"/>
        </w:rPr>
        <w:t>生成图</w:t>
      </w:r>
    </w:p>
  </w:comment>
  <w:comment w:id="22" w:author="邬歆" w:date="2017-11-16T14:17:00Z" w:initials="邬歆">
    <w:p w14:paraId="76B776E1">
      <w:pPr>
        <w:pStyle w:val="6"/>
      </w:pPr>
      <w:r>
        <w:t>根据测试结果给出</w:t>
      </w:r>
    </w:p>
  </w:comment>
  <w:comment w:id="23" w:author="邬歆" w:date="2017-11-16T14:17:00Z" w:initials="邬歆">
    <w:p w14:paraId="4A8B0887">
      <w:pPr>
        <w:pStyle w:val="6"/>
      </w:pPr>
      <w:r>
        <w:t>根据测试结果替换内容</w:t>
      </w:r>
    </w:p>
  </w:comment>
  <w:comment w:id="24" w:author="邬歆" w:date="2017-11-16T14:17:00Z" w:initials="邬歆">
    <w:p w14:paraId="28E75BD5">
      <w:pPr>
        <w:pStyle w:val="6"/>
      </w:pPr>
      <w:r>
        <w:t>根据测试结果</w:t>
      </w:r>
      <w:r>
        <w:rPr>
          <w:rFonts w:hint="eastAsia"/>
        </w:rPr>
        <w:t>生成</w:t>
      </w:r>
      <w:r>
        <w:t>内容</w:t>
      </w:r>
    </w:p>
  </w:comment>
  <w:comment w:id="25" w:author="邬歆" w:date="2017-11-16T14:17:00Z" w:initials="邬歆">
    <w:p w14:paraId="6BEE6A0F">
      <w:pPr>
        <w:pStyle w:val="6"/>
      </w:pPr>
      <w:r>
        <w:t>根据测试结果给出该类型</w:t>
      </w:r>
    </w:p>
  </w:comment>
  <w:comment w:id="26" w:author="邬歆" w:date="2017-11-16T14:18:00Z" w:initials="邬歆">
    <w:p w14:paraId="21E61AF5">
      <w:pPr>
        <w:pStyle w:val="6"/>
      </w:pPr>
      <w:r>
        <w:t>根据测试结果替换内容</w:t>
      </w:r>
    </w:p>
  </w:comment>
  <w:comment w:id="27" w:author="邬歆" w:date="2017-11-16T14:18:00Z" w:initials="邬歆">
    <w:p w14:paraId="66517B36">
      <w:pPr>
        <w:pStyle w:val="6"/>
      </w:pPr>
      <w:r>
        <w:t>根据测试结果替换内容</w:t>
      </w:r>
    </w:p>
  </w:comment>
  <w:comment w:id="28" w:author="邬歆" w:date="2017-11-16T14:20:00Z" w:initials="邬歆">
    <w:p w14:paraId="451A3B8E">
      <w:pPr>
        <w:pStyle w:val="6"/>
      </w:pPr>
      <w:r>
        <w:rPr>
          <w:rFonts w:hint="eastAsia"/>
        </w:rPr>
        <w:t>根据</w:t>
      </w:r>
      <w:r>
        <w:t>测试结果给出</w:t>
      </w:r>
    </w:p>
  </w:comment>
  <w:comment w:id="29" w:author="邬歆" w:date="2017-11-16T14:21:00Z" w:initials="邬歆">
    <w:p w14:paraId="7FE665D9">
      <w:pPr>
        <w:pStyle w:val="6"/>
      </w:pPr>
      <w:r>
        <w:rPr>
          <w:rFonts w:hint="eastAsia"/>
        </w:rPr>
        <w:t>根据</w:t>
      </w:r>
      <w:r>
        <w:t>测试结果</w:t>
      </w:r>
      <w:r>
        <w:rPr>
          <w:rFonts w:hint="eastAsia"/>
        </w:rPr>
        <w:t>替换</w:t>
      </w:r>
      <w:r>
        <w:t>内容</w:t>
      </w:r>
    </w:p>
  </w:comment>
  <w:comment w:id="30" w:author="邬歆" w:date="2017-11-16T14:22:00Z" w:initials="邬歆">
    <w:p w14:paraId="0EF75F95">
      <w:pPr>
        <w:pStyle w:val="6"/>
      </w:pPr>
      <w:r>
        <w:t>根据测试结果生成</w:t>
      </w:r>
    </w:p>
  </w:comment>
  <w:comment w:id="31" w:author="邬歆" w:date="2017-11-16T14:22:00Z" w:initials="邬歆">
    <w:p w14:paraId="42584DB0">
      <w:pPr>
        <w:pStyle w:val="6"/>
      </w:pPr>
      <w:r>
        <w:rPr>
          <w:rFonts w:hint="eastAsia"/>
        </w:rPr>
        <w:t>根据</w:t>
      </w:r>
      <w:r>
        <w:t>测试结果</w:t>
      </w:r>
      <w:r>
        <w:rPr>
          <w:rFonts w:hint="eastAsia"/>
        </w:rPr>
        <w:t>替换</w:t>
      </w:r>
      <w:r>
        <w:t>内容</w:t>
      </w:r>
    </w:p>
  </w:comment>
  <w:comment w:id="32" w:author="邬歆" w:date="2017-11-16T14:24:00Z" w:initials="邬歆">
    <w:p w14:paraId="4D214B98">
      <w:pPr>
        <w:pStyle w:val="6"/>
      </w:pPr>
      <w:r>
        <w:rPr>
          <w:rFonts w:hint="eastAsia"/>
        </w:rPr>
        <w:t>根据</w:t>
      </w:r>
      <w:r>
        <w:t>测试结果</w:t>
      </w:r>
      <w:r>
        <w:rPr>
          <w:rFonts w:hint="eastAsia"/>
        </w:rPr>
        <w:t>替换</w:t>
      </w:r>
      <w:r>
        <w:t>内容</w:t>
      </w:r>
    </w:p>
  </w:comment>
  <w:comment w:id="33" w:author="邬歆" w:date="2017-11-16T14:22:00Z" w:initials="邬歆">
    <w:p w14:paraId="140E37DE">
      <w:pPr>
        <w:pStyle w:val="6"/>
      </w:pPr>
      <w:r>
        <w:t>根据测试内容给出</w:t>
      </w:r>
    </w:p>
  </w:comment>
  <w:comment w:id="34" w:author="邬歆" w:date="2017-11-16T14:23:00Z" w:initials="邬歆">
    <w:p w14:paraId="21D02AF3">
      <w:pPr>
        <w:pStyle w:val="6"/>
      </w:pPr>
      <w:r>
        <w:rPr>
          <w:rFonts w:hint="eastAsia"/>
        </w:rPr>
        <w:t>根据</w:t>
      </w:r>
      <w:r>
        <w:t>测试结果</w:t>
      </w:r>
      <w:r>
        <w:rPr>
          <w:rFonts w:hint="eastAsia"/>
        </w:rPr>
        <w:t>替换</w:t>
      </w:r>
      <w:r>
        <w:t>内容</w:t>
      </w:r>
    </w:p>
  </w:comment>
  <w:comment w:id="35" w:author="邬歆" w:date="2017-11-16T14:24:00Z" w:initials="邬歆">
    <w:p w14:paraId="76AF10C6">
      <w:pPr>
        <w:pStyle w:val="6"/>
      </w:pPr>
    </w:p>
  </w:comment>
  <w:comment w:id="36" w:author="邬歆" w:date="2017-11-16T14:24:00Z" w:initials="邬歆">
    <w:p w14:paraId="56796447">
      <w:pPr>
        <w:pStyle w:val="6"/>
      </w:pPr>
      <w:r>
        <w:rPr>
          <w:rFonts w:hint="eastAsia"/>
        </w:rPr>
        <w:t>根据</w:t>
      </w:r>
      <w:r>
        <w:t>测试结果</w:t>
      </w:r>
      <w:r>
        <w:rPr>
          <w:rFonts w:hint="eastAsia"/>
        </w:rPr>
        <w:t>替换</w:t>
      </w:r>
      <w:r>
        <w:t>内容</w:t>
      </w:r>
    </w:p>
  </w:comment>
  <w:comment w:id="37" w:author="邬歆" w:date="2017-11-16T14:25:00Z" w:initials="邬歆">
    <w:p w14:paraId="0EE14421">
      <w:pPr>
        <w:pStyle w:val="6"/>
      </w:pPr>
    </w:p>
  </w:comment>
  <w:comment w:id="38" w:author="邬歆" w:date="2017-11-16T14:25:00Z" w:initials="邬歆">
    <w:p w14:paraId="41AB1228">
      <w:pPr>
        <w:pStyle w:val="6"/>
      </w:pPr>
      <w:r>
        <w:rPr>
          <w:rFonts w:hint="eastAsia"/>
        </w:rPr>
        <w:t>根据</w:t>
      </w:r>
      <w:r>
        <w:t>测试结果</w:t>
      </w:r>
      <w:r>
        <w:rPr>
          <w:rFonts w:hint="eastAsia"/>
        </w:rPr>
        <w:t>替换</w:t>
      </w:r>
      <w:r>
        <w:t>内容</w:t>
      </w:r>
    </w:p>
  </w:comment>
  <w:comment w:id="39" w:author="HUANGBin" w:date="2018-01-23T16:39:19Z" w:initials="">
    <w:p w14:paraId="59571B4D">
      <w:pPr>
        <w:pStyle w:val="6"/>
      </w:pPr>
    </w:p>
  </w:comment>
  <w:comment w:id="40" w:author="邬歆" w:date="2017-11-16T14:26:00Z" w:initials="邬歆">
    <w:p w14:paraId="44377416">
      <w:pPr>
        <w:pStyle w:val="6"/>
      </w:pPr>
      <w:r>
        <w:rPr>
          <w:rFonts w:hint="eastAsia"/>
        </w:rPr>
        <w:t>根据</w:t>
      </w:r>
      <w:r>
        <w:t>测试结果</w:t>
      </w:r>
      <w:r>
        <w:rPr>
          <w:rFonts w:hint="eastAsia"/>
        </w:rPr>
        <w:t>替换</w:t>
      </w:r>
      <w:r>
        <w:t>内容</w:t>
      </w:r>
    </w:p>
  </w:comment>
  <w:comment w:id="41" w:author="邬歆" w:date="2017-11-16T14:26:00Z" w:initials="邬歆">
    <w:p w14:paraId="310A55E8">
      <w:pPr>
        <w:pStyle w:val="6"/>
      </w:pPr>
      <w:r>
        <w:rPr>
          <w:rFonts w:hint="eastAsia"/>
        </w:rPr>
        <w:t>根据</w:t>
      </w:r>
      <w:r>
        <w:t>测试结果</w:t>
      </w:r>
      <w:r>
        <w:rPr>
          <w:rFonts w:hint="eastAsia"/>
        </w:rPr>
        <w:t>替换</w:t>
      </w:r>
      <w:r>
        <w:t>内容</w:t>
      </w:r>
    </w:p>
  </w:comment>
  <w:comment w:id="42" w:author="HUANGBin" w:date="2018-01-23T18:57:49Z" w:initials="">
    <w:p w14:paraId="21936BAF">
      <w:pPr>
        <w:pStyle w:val="6"/>
      </w:pPr>
    </w:p>
  </w:comment>
  <w:comment w:id="43" w:author="HUANGBin" w:date="2018-01-23T18:57:45Z" w:initials="">
    <w:p w14:paraId="0AC6309E">
      <w:pPr>
        <w:pStyle w:val="6"/>
      </w:pPr>
    </w:p>
  </w:comment>
  <w:comment w:id="44" w:author="邬歆" w:date="2017-11-16T14:27:00Z" w:initials="邬歆">
    <w:p w14:paraId="37805A22">
      <w:pPr>
        <w:pStyle w:val="6"/>
      </w:pPr>
      <w:r>
        <w:rPr>
          <w:rFonts w:hint="eastAsia"/>
        </w:rPr>
        <w:t>根据</w:t>
      </w:r>
      <w:r>
        <w:t>测试结果</w:t>
      </w:r>
      <w:r>
        <w:rPr>
          <w:rFonts w:hint="eastAsia"/>
        </w:rPr>
        <w:t>替换</w:t>
      </w:r>
      <w:r>
        <w:t>内容</w:t>
      </w:r>
    </w:p>
  </w:comment>
  <w:comment w:id="45" w:author="邬歆" w:date="2017-11-16T14:27:00Z" w:initials="邬歆">
    <w:p w14:paraId="09E94E3F">
      <w:pPr>
        <w:pStyle w:val="6"/>
      </w:pPr>
      <w:r>
        <w:rPr>
          <w:rFonts w:hint="eastAsia"/>
        </w:rPr>
        <w:t>根据</w:t>
      </w:r>
      <w:r>
        <w:t>测试结果</w:t>
      </w:r>
      <w:r>
        <w:rPr>
          <w:rFonts w:hint="eastAsia"/>
        </w:rPr>
        <w:t>替换</w:t>
      </w:r>
      <w:r>
        <w:t>内容</w:t>
      </w:r>
    </w:p>
  </w:comment>
  <w:comment w:id="46" w:author="邬歆" w:date="2017-11-16T14:27:00Z" w:initials="邬歆">
    <w:p w14:paraId="58EB71E7">
      <w:pPr>
        <w:pStyle w:val="6"/>
      </w:pPr>
      <w:r>
        <w:rPr>
          <w:rFonts w:hint="eastAsia"/>
        </w:rPr>
        <w:t>根据</w:t>
      </w:r>
      <w:r>
        <w:t>测试结果</w:t>
      </w:r>
      <w:r>
        <w:rPr>
          <w:rFonts w:hint="eastAsia"/>
        </w:rPr>
        <w:t>替换</w:t>
      </w:r>
      <w:r>
        <w:t>内容</w:t>
      </w:r>
    </w:p>
  </w:comment>
  <w:comment w:id="47" w:author="邬歆" w:date="2017-11-16T14:27:00Z" w:initials="邬歆">
    <w:p w14:paraId="52683715">
      <w:pPr>
        <w:pStyle w:val="6"/>
      </w:pPr>
      <w:r>
        <w:rPr>
          <w:rFonts w:hint="eastAsia"/>
        </w:rPr>
        <w:t>根据</w:t>
      </w:r>
      <w:r>
        <w:t>测试结果</w:t>
      </w:r>
      <w:r>
        <w:rPr>
          <w:rFonts w:hint="eastAsia"/>
        </w:rPr>
        <w:t>替换</w:t>
      </w:r>
      <w:r>
        <w:t>内容</w:t>
      </w:r>
    </w:p>
  </w:comment>
  <w:comment w:id="48" w:author="邬歆" w:date="2017-11-16T14:28:00Z" w:initials="邬歆">
    <w:p w14:paraId="501150AE">
      <w:pPr>
        <w:pStyle w:val="6"/>
      </w:pPr>
      <w:r>
        <w:rPr>
          <w:rFonts w:hint="eastAsia"/>
        </w:rPr>
        <w:t>根据</w:t>
      </w:r>
      <w:r>
        <w:t>测试结果</w:t>
      </w:r>
      <w:r>
        <w:rPr>
          <w:rFonts w:hint="eastAsia"/>
        </w:rPr>
        <w:t>替换</w:t>
      </w:r>
      <w:r>
        <w:t>内容</w:t>
      </w:r>
    </w:p>
  </w:comment>
  <w:comment w:id="49" w:author="邬歆" w:date="2017-11-16T14:28:00Z" w:initials="邬歆">
    <w:p w14:paraId="3C126274">
      <w:pPr>
        <w:pStyle w:val="6"/>
      </w:pPr>
      <w:r>
        <w:rPr>
          <w:rFonts w:hint="eastAsia"/>
        </w:rPr>
        <w:t>根据</w:t>
      </w:r>
      <w:r>
        <w:t>测试结果</w:t>
      </w:r>
      <w:r>
        <w:rPr>
          <w:rFonts w:hint="eastAsia"/>
        </w:rPr>
        <w:t>替换</w:t>
      </w:r>
      <w:r>
        <w:t>内容</w:t>
      </w:r>
    </w:p>
  </w:comment>
  <w:comment w:id="50" w:author="邬歆" w:date="2017-11-16T14:29:00Z" w:initials="邬歆">
    <w:p w14:paraId="4BE77595">
      <w:pPr>
        <w:pStyle w:val="6"/>
      </w:pPr>
    </w:p>
  </w:comment>
  <w:comment w:id="51" w:author="邬歆" w:date="2017-11-16T14:29:00Z" w:initials="邬歆">
    <w:p w14:paraId="4B197E92">
      <w:pPr>
        <w:pStyle w:val="6"/>
      </w:pPr>
    </w:p>
  </w:comment>
  <w:comment w:id="52" w:author="邬歆" w:date="2017-11-16T14:34:00Z" w:initials="邬歆">
    <w:p w14:paraId="3CB9679D">
      <w:pPr>
        <w:pStyle w:val="6"/>
      </w:pPr>
      <w:r>
        <w:t>根据最佳推荐的</w:t>
      </w:r>
      <w:r>
        <w:rPr>
          <w:rFonts w:hint="eastAsia"/>
        </w:rPr>
        <w:t>专业</w:t>
      </w:r>
      <w:r>
        <w:t>给出以下附件内容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5077114" w15:done="0"/>
  <w15:commentEx w15:paraId="258A231B" w15:done="0"/>
  <w15:commentEx w15:paraId="2CBD08E8" w15:done="0"/>
  <w15:commentEx w15:paraId="23486D9F" w15:done="0"/>
  <w15:commentEx w15:paraId="74576111" w15:done="0"/>
  <w15:commentEx w15:paraId="7BD159D7" w15:done="0"/>
  <w15:commentEx w15:paraId="676F4D20" w15:done="0"/>
  <w15:commentEx w15:paraId="79401201" w15:done="0"/>
  <w15:commentEx w15:paraId="7FA35450" w15:done="0"/>
  <w15:commentEx w15:paraId="35BD3B53" w15:done="0"/>
  <w15:commentEx w15:paraId="18F54ABD" w15:done="0"/>
  <w15:commentEx w15:paraId="62FF78D7" w15:done="0"/>
  <w15:commentEx w15:paraId="15720AD0" w15:done="0"/>
  <w15:commentEx w15:paraId="2B0E1079" w15:done="0"/>
  <w15:commentEx w15:paraId="641262FE" w15:done="0"/>
  <w15:commentEx w15:paraId="0E4E665F" w15:done="0"/>
  <w15:commentEx w15:paraId="6EE00BB2" w15:done="0"/>
  <w15:commentEx w15:paraId="62B94278" w15:done="0"/>
  <w15:commentEx w15:paraId="345A3987" w15:done="0"/>
  <w15:commentEx w15:paraId="586C1458" w15:done="0"/>
  <w15:commentEx w15:paraId="101B1FBB" w15:done="0"/>
  <w15:commentEx w15:paraId="27652943" w15:done="0"/>
  <w15:commentEx w15:paraId="76B776E1" w15:done="0"/>
  <w15:commentEx w15:paraId="4A8B0887" w15:done="0"/>
  <w15:commentEx w15:paraId="28E75BD5" w15:done="0"/>
  <w15:commentEx w15:paraId="6BEE6A0F" w15:done="0"/>
  <w15:commentEx w15:paraId="21E61AF5" w15:done="0"/>
  <w15:commentEx w15:paraId="66517B36" w15:done="0"/>
  <w15:commentEx w15:paraId="451A3B8E" w15:done="0"/>
  <w15:commentEx w15:paraId="7FE665D9" w15:done="0"/>
  <w15:commentEx w15:paraId="0EF75F95" w15:done="0"/>
  <w15:commentEx w15:paraId="42584DB0" w15:done="0"/>
  <w15:commentEx w15:paraId="4D214B98" w15:done="0"/>
  <w15:commentEx w15:paraId="140E37DE" w15:done="0"/>
  <w15:commentEx w15:paraId="21D02AF3" w15:done="0"/>
  <w15:commentEx w15:paraId="76AF10C6" w15:done="0"/>
  <w15:commentEx w15:paraId="56796447" w15:done="0"/>
  <w15:commentEx w15:paraId="0EE14421" w15:done="0"/>
  <w15:commentEx w15:paraId="41AB1228" w15:done="0"/>
  <w15:commentEx w15:paraId="59571B4D" w15:done="0"/>
  <w15:commentEx w15:paraId="44377416" w15:done="0"/>
  <w15:commentEx w15:paraId="310A55E8" w15:done="0"/>
  <w15:commentEx w15:paraId="21936BAF" w15:done="0"/>
  <w15:commentEx w15:paraId="0AC6309E" w15:done="0"/>
  <w15:commentEx w15:paraId="37805A22" w15:done="0"/>
  <w15:commentEx w15:paraId="09E94E3F" w15:done="0"/>
  <w15:commentEx w15:paraId="58EB71E7" w15:done="0"/>
  <w15:commentEx w15:paraId="52683715" w15:done="0"/>
  <w15:commentEx w15:paraId="501150AE" w15:done="0"/>
  <w15:commentEx w15:paraId="3C126274" w15:done="0"/>
  <w15:commentEx w15:paraId="4BE77595" w15:done="0"/>
  <w15:commentEx w15:paraId="4B197E92" w15:done="0"/>
  <w15:commentEx w15:paraId="3CB9679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Times">
    <w:altName w:val="Times New Roman"/>
    <w:panose1 w:val="02000500000000000000"/>
    <w:charset w:val="00"/>
    <w:family w:val="auto"/>
    <w:pitch w:val="default"/>
    <w:sig w:usb0="00000000" w:usb1="00000000" w:usb2="00000000" w:usb3="00000000" w:csb0="00000001" w:csb1="00000000"/>
  </w:font>
  <w:font w:name="微软雅黑">
    <w:panose1 w:val="020B0503020204020204"/>
    <w:charset w:val="86"/>
    <w:family w:val="auto"/>
    <w:pitch w:val="default"/>
    <w:sig w:usb0="80000287" w:usb1="280F3C52"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6" w:space="2"/>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A458B"/>
    <w:multiLevelType w:val="multilevel"/>
    <w:tmpl w:val="07EA458B"/>
    <w:lvl w:ilvl="0" w:tentative="0">
      <w:start w:val="1"/>
      <w:numFmt w:val="bullet"/>
      <w:lvlText w:val=""/>
      <w:lvlJc w:val="left"/>
      <w:pPr>
        <w:ind w:left="480" w:hanging="480"/>
      </w:pPr>
      <w:rPr>
        <w:rFonts w:hint="default" w:ascii="Wingdings" w:hAnsi="Wingdings"/>
        <w:color w:val="7030A0"/>
      </w:rPr>
    </w:lvl>
    <w:lvl w:ilvl="1" w:tentative="0">
      <w:start w:val="1"/>
      <w:numFmt w:val="bullet"/>
      <w:lvlText w:val=""/>
      <w:lvlJc w:val="left"/>
      <w:pPr>
        <w:ind w:left="960" w:hanging="480"/>
      </w:pPr>
      <w:rPr>
        <w:rFonts w:hint="default" w:ascii="Symbol" w:hAnsi="Symbol"/>
        <w:color w:val="7030A0"/>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1">
    <w:nsid w:val="0DC43FEB"/>
    <w:multiLevelType w:val="multilevel"/>
    <w:tmpl w:val="0DC43FEB"/>
    <w:lvl w:ilvl="0" w:tentative="0">
      <w:start w:val="1"/>
      <w:numFmt w:val="bullet"/>
      <w:lvlText w:val=""/>
      <w:lvlJc w:val="left"/>
      <w:pPr>
        <w:ind w:left="480" w:hanging="480"/>
      </w:pPr>
      <w:rPr>
        <w:rFonts w:hint="default" w:ascii="Wingdings" w:hAnsi="Wingdings"/>
        <w:color w:val="7030A0"/>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2">
    <w:nsid w:val="14843252"/>
    <w:multiLevelType w:val="multilevel"/>
    <w:tmpl w:val="14843252"/>
    <w:lvl w:ilvl="0" w:tentative="0">
      <w:start w:val="1"/>
      <w:numFmt w:val="bullet"/>
      <w:lvlText w:val=""/>
      <w:lvlJc w:val="left"/>
      <w:pPr>
        <w:ind w:left="900" w:hanging="480"/>
      </w:pPr>
      <w:rPr>
        <w:rFonts w:hint="default" w:ascii="Symbol" w:hAnsi="Symbol"/>
        <w:color w:val="7030A0"/>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邬歆">
    <w15:presenceInfo w15:providerId="Windows Live" w15:userId="72f9174da5417ebf"/>
  </w15:person>
  <w15:person w15:author="HUANGBin">
    <w15:presenceInfo w15:providerId="WPS Office" w15:userId="539263416"/>
  </w15:person>
  <w15:person w15:author="识货服饰（专注正品尾货）">
    <w15:presenceInfo w15:providerId="WPS Office" w15:userId="6865398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trackRevisions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EC3"/>
    <w:rsid w:val="00005FCC"/>
    <w:rsid w:val="000205D8"/>
    <w:rsid w:val="0004243B"/>
    <w:rsid w:val="00052F16"/>
    <w:rsid w:val="0006003F"/>
    <w:rsid w:val="00061EC3"/>
    <w:rsid w:val="00077972"/>
    <w:rsid w:val="00097360"/>
    <w:rsid w:val="000A7162"/>
    <w:rsid w:val="000E1160"/>
    <w:rsid w:val="000E70C8"/>
    <w:rsid w:val="00132B90"/>
    <w:rsid w:val="00156BD3"/>
    <w:rsid w:val="0016734E"/>
    <w:rsid w:val="001705EB"/>
    <w:rsid w:val="001859AA"/>
    <w:rsid w:val="001A3DEC"/>
    <w:rsid w:val="001A4100"/>
    <w:rsid w:val="001D2652"/>
    <w:rsid w:val="001F1A62"/>
    <w:rsid w:val="002047E6"/>
    <w:rsid w:val="00237401"/>
    <w:rsid w:val="00244F12"/>
    <w:rsid w:val="0026148B"/>
    <w:rsid w:val="002664D4"/>
    <w:rsid w:val="002669D4"/>
    <w:rsid w:val="00274BE1"/>
    <w:rsid w:val="002B6576"/>
    <w:rsid w:val="002C0675"/>
    <w:rsid w:val="002E4553"/>
    <w:rsid w:val="002F197A"/>
    <w:rsid w:val="00322EAC"/>
    <w:rsid w:val="003B6E05"/>
    <w:rsid w:val="003F1618"/>
    <w:rsid w:val="004069A3"/>
    <w:rsid w:val="00442FBD"/>
    <w:rsid w:val="004508D1"/>
    <w:rsid w:val="00452EF8"/>
    <w:rsid w:val="00455B67"/>
    <w:rsid w:val="004726A1"/>
    <w:rsid w:val="004A5CC7"/>
    <w:rsid w:val="004B4D65"/>
    <w:rsid w:val="004C5C60"/>
    <w:rsid w:val="004F4D93"/>
    <w:rsid w:val="00513C03"/>
    <w:rsid w:val="00527EF9"/>
    <w:rsid w:val="00530139"/>
    <w:rsid w:val="0053740B"/>
    <w:rsid w:val="0055111D"/>
    <w:rsid w:val="00585638"/>
    <w:rsid w:val="00587C1F"/>
    <w:rsid w:val="00592F0C"/>
    <w:rsid w:val="005A6FCA"/>
    <w:rsid w:val="005D1E29"/>
    <w:rsid w:val="005F0567"/>
    <w:rsid w:val="006228A8"/>
    <w:rsid w:val="00622AC5"/>
    <w:rsid w:val="00637F62"/>
    <w:rsid w:val="006A3DB9"/>
    <w:rsid w:val="006F79E9"/>
    <w:rsid w:val="006F7B5E"/>
    <w:rsid w:val="00707167"/>
    <w:rsid w:val="007215B7"/>
    <w:rsid w:val="00734875"/>
    <w:rsid w:val="00791E0C"/>
    <w:rsid w:val="007A165E"/>
    <w:rsid w:val="007A499E"/>
    <w:rsid w:val="007B1CE9"/>
    <w:rsid w:val="007B6C7B"/>
    <w:rsid w:val="007C1BDA"/>
    <w:rsid w:val="007F093F"/>
    <w:rsid w:val="007F44B0"/>
    <w:rsid w:val="00803A6D"/>
    <w:rsid w:val="00805B07"/>
    <w:rsid w:val="00871ED0"/>
    <w:rsid w:val="008B422A"/>
    <w:rsid w:val="008B5ED3"/>
    <w:rsid w:val="008E1887"/>
    <w:rsid w:val="008E39EE"/>
    <w:rsid w:val="009641C1"/>
    <w:rsid w:val="00975F3B"/>
    <w:rsid w:val="009947C6"/>
    <w:rsid w:val="00995D98"/>
    <w:rsid w:val="009C6037"/>
    <w:rsid w:val="009E0EA3"/>
    <w:rsid w:val="00A014C7"/>
    <w:rsid w:val="00A610F3"/>
    <w:rsid w:val="00A6568D"/>
    <w:rsid w:val="00A65D2B"/>
    <w:rsid w:val="00A765CA"/>
    <w:rsid w:val="00AA33AF"/>
    <w:rsid w:val="00AD0E67"/>
    <w:rsid w:val="00AE2B6C"/>
    <w:rsid w:val="00B31DE6"/>
    <w:rsid w:val="00B47AF4"/>
    <w:rsid w:val="00B707E7"/>
    <w:rsid w:val="00B70EA7"/>
    <w:rsid w:val="00B847CE"/>
    <w:rsid w:val="00B92EDD"/>
    <w:rsid w:val="00BB01AC"/>
    <w:rsid w:val="00BB51AB"/>
    <w:rsid w:val="00BD07C8"/>
    <w:rsid w:val="00BD7D18"/>
    <w:rsid w:val="00BF49BD"/>
    <w:rsid w:val="00C2501C"/>
    <w:rsid w:val="00C251C1"/>
    <w:rsid w:val="00C366C4"/>
    <w:rsid w:val="00C46DB2"/>
    <w:rsid w:val="00C54CAB"/>
    <w:rsid w:val="00C61585"/>
    <w:rsid w:val="00C85D4C"/>
    <w:rsid w:val="00CC5093"/>
    <w:rsid w:val="00CD15E2"/>
    <w:rsid w:val="00D3023E"/>
    <w:rsid w:val="00D639E3"/>
    <w:rsid w:val="00D64B72"/>
    <w:rsid w:val="00D6631A"/>
    <w:rsid w:val="00D66ABC"/>
    <w:rsid w:val="00D801B4"/>
    <w:rsid w:val="00D90D97"/>
    <w:rsid w:val="00DA0FE6"/>
    <w:rsid w:val="00E0155E"/>
    <w:rsid w:val="00E03A3F"/>
    <w:rsid w:val="00E31F71"/>
    <w:rsid w:val="00E7320C"/>
    <w:rsid w:val="00E83E4D"/>
    <w:rsid w:val="00E9774B"/>
    <w:rsid w:val="00EA25C3"/>
    <w:rsid w:val="00EA5BA5"/>
    <w:rsid w:val="00EB49C3"/>
    <w:rsid w:val="00EB7D5A"/>
    <w:rsid w:val="00EF47B2"/>
    <w:rsid w:val="00F00F5E"/>
    <w:rsid w:val="00F77692"/>
    <w:rsid w:val="00F86A4E"/>
    <w:rsid w:val="00F97889"/>
    <w:rsid w:val="00FA5670"/>
    <w:rsid w:val="00FB450F"/>
    <w:rsid w:val="00FC5573"/>
    <w:rsid w:val="00FE1D3A"/>
    <w:rsid w:val="00FE1EC1"/>
    <w:rsid w:val="00FF1AD4"/>
    <w:rsid w:val="00FF38B7"/>
    <w:rsid w:val="1FD76B52"/>
    <w:rsid w:val="3B085485"/>
    <w:rsid w:val="3D350D7F"/>
    <w:rsid w:val="4B106918"/>
    <w:rsid w:val="56C964D8"/>
    <w:rsid w:val="61597BFE"/>
    <w:rsid w:val="62FB4F82"/>
    <w:rsid w:val="66E87F1F"/>
    <w:rsid w:val="6C4B7CE3"/>
    <w:rsid w:val="71AA35C4"/>
    <w:rsid w:val="7BA74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32"/>
    <w:qFormat/>
    <w:uiPriority w:val="9"/>
    <w:pPr>
      <w:keepNext/>
      <w:keepLines/>
      <w:spacing w:before="340" w:after="330" w:line="480" w:lineRule="exact"/>
      <w:outlineLvl w:val="0"/>
    </w:pPr>
    <w:rPr>
      <w:rFonts w:eastAsia="黑体"/>
      <w:b/>
      <w:bCs/>
      <w:kern w:val="44"/>
      <w:sz w:val="32"/>
      <w:szCs w:val="44"/>
    </w:rPr>
  </w:style>
  <w:style w:type="paragraph" w:styleId="3">
    <w:name w:val="heading 2"/>
    <w:basedOn w:val="1"/>
    <w:next w:val="1"/>
    <w:link w:val="33"/>
    <w:unhideWhenUsed/>
    <w:qFormat/>
    <w:uiPriority w:val="9"/>
    <w:pPr>
      <w:keepNext/>
      <w:keepLines/>
      <w:spacing w:before="260" w:after="260" w:line="480" w:lineRule="exact"/>
      <w:outlineLvl w:val="1"/>
    </w:pPr>
    <w:rPr>
      <w:rFonts w:eastAsia="黑体" w:asciiTheme="majorHAnsi" w:hAnsiTheme="majorHAnsi" w:cstheme="majorBidi"/>
      <w:b/>
      <w:bCs/>
      <w:sz w:val="30"/>
      <w:szCs w:val="32"/>
    </w:rPr>
  </w:style>
  <w:style w:type="paragraph" w:styleId="4">
    <w:name w:val="heading 3"/>
    <w:basedOn w:val="1"/>
    <w:next w:val="1"/>
    <w:link w:val="34"/>
    <w:unhideWhenUsed/>
    <w:qFormat/>
    <w:uiPriority w:val="9"/>
    <w:pPr>
      <w:keepNext/>
      <w:keepLines/>
      <w:spacing w:before="260" w:after="260" w:line="416" w:lineRule="auto"/>
      <w:outlineLvl w:val="2"/>
    </w:pPr>
    <w:rPr>
      <w:b/>
      <w:bCs/>
      <w:sz w:val="32"/>
      <w:szCs w:val="32"/>
    </w:rPr>
  </w:style>
  <w:style w:type="character" w:default="1" w:styleId="22">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7"/>
    <w:semiHidden/>
    <w:unhideWhenUsed/>
    <w:qFormat/>
    <w:uiPriority w:val="99"/>
    <w:rPr>
      <w:b/>
      <w:bCs/>
    </w:rPr>
  </w:style>
  <w:style w:type="paragraph" w:styleId="6">
    <w:name w:val="annotation text"/>
    <w:basedOn w:val="1"/>
    <w:link w:val="36"/>
    <w:semiHidden/>
    <w:unhideWhenUsed/>
    <w:qFormat/>
    <w:uiPriority w:val="99"/>
    <w:pPr>
      <w:jc w:val="left"/>
    </w:pPr>
  </w:style>
  <w:style w:type="paragraph" w:styleId="7">
    <w:name w:val="toc 7"/>
    <w:basedOn w:val="1"/>
    <w:next w:val="1"/>
    <w:unhideWhenUsed/>
    <w:qFormat/>
    <w:uiPriority w:val="39"/>
    <w:pPr>
      <w:ind w:left="1440"/>
      <w:jc w:val="left"/>
    </w:pPr>
    <w:rPr>
      <w:sz w:val="18"/>
      <w:szCs w:val="18"/>
    </w:rPr>
  </w:style>
  <w:style w:type="paragraph" w:styleId="8">
    <w:name w:val="toc 5"/>
    <w:basedOn w:val="1"/>
    <w:next w:val="1"/>
    <w:unhideWhenUsed/>
    <w:qFormat/>
    <w:uiPriority w:val="39"/>
    <w:pPr>
      <w:ind w:left="960"/>
      <w:jc w:val="left"/>
    </w:pPr>
    <w:rPr>
      <w:sz w:val="18"/>
      <w:szCs w:val="18"/>
    </w:rPr>
  </w:style>
  <w:style w:type="paragraph" w:styleId="9">
    <w:name w:val="toc 3"/>
    <w:basedOn w:val="1"/>
    <w:next w:val="1"/>
    <w:unhideWhenUsed/>
    <w:qFormat/>
    <w:uiPriority w:val="39"/>
    <w:pPr>
      <w:ind w:left="480"/>
      <w:jc w:val="left"/>
    </w:pPr>
    <w:rPr>
      <w:i/>
      <w:sz w:val="22"/>
      <w:szCs w:val="22"/>
    </w:rPr>
  </w:style>
  <w:style w:type="paragraph" w:styleId="10">
    <w:name w:val="toc 8"/>
    <w:basedOn w:val="1"/>
    <w:next w:val="1"/>
    <w:unhideWhenUsed/>
    <w:qFormat/>
    <w:uiPriority w:val="39"/>
    <w:pPr>
      <w:ind w:left="1680"/>
      <w:jc w:val="left"/>
    </w:pPr>
    <w:rPr>
      <w:sz w:val="18"/>
      <w:szCs w:val="18"/>
    </w:rPr>
  </w:style>
  <w:style w:type="paragraph" w:styleId="11">
    <w:name w:val="Balloon Text"/>
    <w:basedOn w:val="1"/>
    <w:link w:val="38"/>
    <w:semiHidden/>
    <w:unhideWhenUsed/>
    <w:qFormat/>
    <w:uiPriority w:val="99"/>
    <w:rPr>
      <w:rFonts w:ascii="Times New Roman" w:hAnsi="Times New Roman" w:cs="Times New Roman"/>
      <w:sz w:val="18"/>
      <w:szCs w:val="18"/>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spacing w:line="400" w:lineRule="exact"/>
      <w:jc w:val="left"/>
    </w:pPr>
    <w:rPr>
      <w:rFonts w:eastAsia="黑体"/>
      <w:caps/>
      <w:szCs w:val="22"/>
    </w:rPr>
  </w:style>
  <w:style w:type="paragraph" w:styleId="15">
    <w:name w:val="toc 4"/>
    <w:basedOn w:val="1"/>
    <w:next w:val="1"/>
    <w:unhideWhenUsed/>
    <w:qFormat/>
    <w:uiPriority w:val="39"/>
    <w:pPr>
      <w:ind w:left="720"/>
      <w:jc w:val="left"/>
    </w:pPr>
    <w:rPr>
      <w:sz w:val="18"/>
      <w:szCs w:val="18"/>
    </w:rPr>
  </w:style>
  <w:style w:type="paragraph" w:styleId="16">
    <w:name w:val="toc 6"/>
    <w:basedOn w:val="1"/>
    <w:next w:val="1"/>
    <w:unhideWhenUsed/>
    <w:qFormat/>
    <w:uiPriority w:val="39"/>
    <w:pPr>
      <w:ind w:left="1200"/>
      <w:jc w:val="left"/>
    </w:pPr>
    <w:rPr>
      <w:sz w:val="18"/>
      <w:szCs w:val="18"/>
    </w:rPr>
  </w:style>
  <w:style w:type="paragraph" w:styleId="17">
    <w:name w:val="table of figures"/>
    <w:basedOn w:val="1"/>
    <w:next w:val="1"/>
    <w:unhideWhenUsed/>
    <w:qFormat/>
    <w:uiPriority w:val="99"/>
    <w:pPr>
      <w:ind w:left="480" w:hanging="480"/>
    </w:pPr>
  </w:style>
  <w:style w:type="paragraph" w:styleId="18">
    <w:name w:val="toc 2"/>
    <w:basedOn w:val="1"/>
    <w:next w:val="1"/>
    <w:unhideWhenUsed/>
    <w:qFormat/>
    <w:uiPriority w:val="39"/>
    <w:pPr>
      <w:ind w:left="240"/>
      <w:jc w:val="left"/>
    </w:pPr>
    <w:rPr>
      <w:smallCaps/>
      <w:sz w:val="22"/>
      <w:szCs w:val="22"/>
    </w:rPr>
  </w:style>
  <w:style w:type="paragraph" w:styleId="19">
    <w:name w:val="toc 9"/>
    <w:basedOn w:val="1"/>
    <w:next w:val="1"/>
    <w:unhideWhenUsed/>
    <w:qFormat/>
    <w:uiPriority w:val="39"/>
    <w:pPr>
      <w:ind w:left="1920"/>
      <w:jc w:val="left"/>
    </w:pPr>
    <w:rPr>
      <w:sz w:val="18"/>
      <w:szCs w:val="18"/>
    </w:rPr>
  </w:style>
  <w:style w:type="paragraph" w:styleId="20">
    <w:name w:val="HTML Preformatted"/>
    <w:basedOn w:val="1"/>
    <w:link w:val="3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paragraph" w:styleId="21">
    <w:name w:val="Title"/>
    <w:basedOn w:val="1"/>
    <w:next w:val="1"/>
    <w:link w:val="31"/>
    <w:qFormat/>
    <w:uiPriority w:val="10"/>
    <w:pPr>
      <w:spacing w:before="240" w:after="60" w:line="480" w:lineRule="exact"/>
      <w:jc w:val="left"/>
      <w:outlineLvl w:val="0"/>
    </w:pPr>
    <w:rPr>
      <w:rFonts w:eastAsia="黑体" w:asciiTheme="majorHAnsi" w:hAnsiTheme="majorHAnsi" w:cstheme="majorBidi"/>
      <w:b/>
      <w:bCs/>
      <w:sz w:val="28"/>
      <w:szCs w:val="32"/>
    </w:rPr>
  </w:style>
  <w:style w:type="character" w:styleId="23">
    <w:name w:val="Hyperlink"/>
    <w:basedOn w:val="22"/>
    <w:unhideWhenUsed/>
    <w:qFormat/>
    <w:uiPriority w:val="99"/>
    <w:rPr>
      <w:color w:val="0000FF"/>
      <w:u w:val="single"/>
    </w:rPr>
  </w:style>
  <w:style w:type="character" w:styleId="24">
    <w:name w:val="annotation reference"/>
    <w:basedOn w:val="22"/>
    <w:semiHidden/>
    <w:unhideWhenUsed/>
    <w:qFormat/>
    <w:uiPriority w:val="99"/>
    <w:rPr>
      <w:sz w:val="21"/>
      <w:szCs w:val="21"/>
    </w:rPr>
  </w:style>
  <w:style w:type="table" w:styleId="26">
    <w:name w:val="Table Grid"/>
    <w:basedOn w:val="2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27">
    <w:name w:val="List Paragraph"/>
    <w:basedOn w:val="1"/>
    <w:qFormat/>
    <w:uiPriority w:val="34"/>
    <w:pPr>
      <w:ind w:firstLine="420" w:firstLineChars="200"/>
    </w:pPr>
  </w:style>
  <w:style w:type="character" w:customStyle="1" w:styleId="28">
    <w:name w:val="页眉字符"/>
    <w:basedOn w:val="22"/>
    <w:link w:val="13"/>
    <w:uiPriority w:val="99"/>
    <w:rPr>
      <w:sz w:val="18"/>
      <w:szCs w:val="18"/>
    </w:rPr>
  </w:style>
  <w:style w:type="character" w:customStyle="1" w:styleId="29">
    <w:name w:val="页脚字符"/>
    <w:basedOn w:val="22"/>
    <w:link w:val="12"/>
    <w:qFormat/>
    <w:uiPriority w:val="99"/>
    <w:rPr>
      <w:sz w:val="18"/>
      <w:szCs w:val="18"/>
    </w:rPr>
  </w:style>
  <w:style w:type="character" w:customStyle="1" w:styleId="30">
    <w:name w:val="HTML 预设格式字符"/>
    <w:basedOn w:val="22"/>
    <w:link w:val="20"/>
    <w:qFormat/>
    <w:uiPriority w:val="99"/>
    <w:rPr>
      <w:rFonts w:ascii="宋体" w:hAnsi="宋体" w:eastAsia="宋体" w:cs="Times New Roman"/>
      <w:kern w:val="0"/>
    </w:rPr>
  </w:style>
  <w:style w:type="character" w:customStyle="1" w:styleId="31">
    <w:name w:val="标题字符"/>
    <w:basedOn w:val="22"/>
    <w:link w:val="21"/>
    <w:qFormat/>
    <w:uiPriority w:val="10"/>
    <w:rPr>
      <w:rFonts w:eastAsia="黑体" w:asciiTheme="majorHAnsi" w:hAnsiTheme="majorHAnsi" w:cstheme="majorBidi"/>
      <w:b/>
      <w:bCs/>
      <w:sz w:val="28"/>
      <w:szCs w:val="32"/>
    </w:rPr>
  </w:style>
  <w:style w:type="character" w:customStyle="1" w:styleId="32">
    <w:name w:val="标题 1字符"/>
    <w:basedOn w:val="22"/>
    <w:link w:val="2"/>
    <w:qFormat/>
    <w:uiPriority w:val="9"/>
    <w:rPr>
      <w:rFonts w:eastAsia="黑体"/>
      <w:b/>
      <w:bCs/>
      <w:kern w:val="44"/>
      <w:sz w:val="32"/>
      <w:szCs w:val="44"/>
    </w:rPr>
  </w:style>
  <w:style w:type="character" w:customStyle="1" w:styleId="33">
    <w:name w:val="标题 2字符"/>
    <w:basedOn w:val="22"/>
    <w:link w:val="3"/>
    <w:qFormat/>
    <w:uiPriority w:val="9"/>
    <w:rPr>
      <w:rFonts w:eastAsia="黑体" w:asciiTheme="majorHAnsi" w:hAnsiTheme="majorHAnsi" w:cstheme="majorBidi"/>
      <w:b/>
      <w:bCs/>
      <w:sz w:val="30"/>
      <w:szCs w:val="32"/>
    </w:rPr>
  </w:style>
  <w:style w:type="character" w:customStyle="1" w:styleId="34">
    <w:name w:val="标题 3字符"/>
    <w:basedOn w:val="22"/>
    <w:link w:val="4"/>
    <w:qFormat/>
    <w:uiPriority w:val="9"/>
    <w:rPr>
      <w:b/>
      <w:bCs/>
      <w:sz w:val="32"/>
      <w:szCs w:val="32"/>
    </w:rPr>
  </w:style>
  <w:style w:type="paragraph" w:customStyle="1" w:styleId="35">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36">
    <w:name w:val="批注文字字符"/>
    <w:basedOn w:val="22"/>
    <w:link w:val="6"/>
    <w:semiHidden/>
    <w:qFormat/>
    <w:uiPriority w:val="99"/>
  </w:style>
  <w:style w:type="character" w:customStyle="1" w:styleId="37">
    <w:name w:val="批注主题字符"/>
    <w:basedOn w:val="36"/>
    <w:link w:val="5"/>
    <w:semiHidden/>
    <w:qFormat/>
    <w:uiPriority w:val="99"/>
    <w:rPr>
      <w:b/>
      <w:bCs/>
    </w:rPr>
  </w:style>
  <w:style w:type="character" w:customStyle="1" w:styleId="38">
    <w:name w:val="批注框文本字符"/>
    <w:basedOn w:val="22"/>
    <w:link w:val="11"/>
    <w:semiHidden/>
    <w:qFormat/>
    <w:uiPriority w:val="99"/>
    <w:rPr>
      <w:rFonts w:ascii="Times New Roman" w:hAnsi="Times New Roman"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a:noFill/>
        </a:ln>
      </a:spPr>
      <a:bodyPr wrap="square" rtlCol="0"/>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823D40-44F7-B74F-9719-98EF3F1623DC}">
  <ds:schemaRefs/>
</ds:datastoreItem>
</file>

<file path=docProps/app.xml><?xml version="1.0" encoding="utf-8"?>
<Properties xmlns="http://schemas.openxmlformats.org/officeDocument/2006/extended-properties" xmlns:vt="http://schemas.openxmlformats.org/officeDocument/2006/docPropsVTypes">
  <Template>Normal.dotm</Template>
  <Pages>66</Pages>
  <Words>4762</Words>
  <Characters>27147</Characters>
  <Lines>226</Lines>
  <Paragraphs>63</Paragraphs>
  <ScaleCrop>false</ScaleCrop>
  <LinksUpToDate>false</LinksUpToDate>
  <CharactersWithSpaces>31846</CharactersWithSpaces>
  <Application>WPS Office_10.1.0.7210_F1E327BC-269C-435d-A152-05C5408002CA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2017-11-10T08:22:00Z</dcterms:created>
  <dc:creator>邬歆</dc:creator>
  <cp:lastModifiedBy>HUANGBin</cp:lastModifiedBy>
  <dcterms:modified xsi:type="dcterms:W3CDTF">2018-02-09T03:41:40Z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2052-10.1.0.7210</vt:lpwstr>
  </property>
</Properties>
</file>